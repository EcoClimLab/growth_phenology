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57FF1D" w14:textId="77777777" w:rsidR="00650871" w:rsidRDefault="00B71AC7">
      <w:pPr>
        <w:pStyle w:val="FirstParagraph"/>
      </w:pPr>
      <w:r>
        <w:rPr>
          <w:b/>
          <w:bCs/>
        </w:rPr>
        <w:t>Title:</w:t>
      </w:r>
      <w:r>
        <w:t xml:space="preserve"> Warmer spring temperatures in temperate deciduous forests advance the timing of tree growth but have little effect on annual woody productivity</w:t>
      </w:r>
    </w:p>
    <w:p w14:paraId="42E2D047" w14:textId="77777777" w:rsidR="00650871" w:rsidRDefault="00B71AC7">
      <w:pPr>
        <w:pStyle w:val="BodyText"/>
      </w:pPr>
      <w:r>
        <w:rPr>
          <w:b/>
          <w:bCs/>
        </w:rPr>
        <w:t>Authors:</w:t>
      </w:r>
    </w:p>
    <w:p w14:paraId="125D1E58" w14:textId="77777777" w:rsidR="00650871" w:rsidRDefault="00B71AC7">
      <w:pPr>
        <w:pStyle w:val="BodyText"/>
      </w:pPr>
      <w:r>
        <w:t>Cameron Dow</w:t>
      </w:r>
      <w:r>
        <w:rPr>
          <w:vertAlign w:val="superscript"/>
        </w:rPr>
        <w:t>1</w:t>
      </w:r>
      <w:r>
        <w:t xml:space="preserve"> ( Orcid ID : 0000-0002-8365-598X)</w:t>
      </w:r>
    </w:p>
    <w:p w14:paraId="1961D4B0" w14:textId="77777777" w:rsidR="00650871" w:rsidRDefault="00B71AC7">
      <w:pPr>
        <w:pStyle w:val="BodyText"/>
      </w:pPr>
      <w:r>
        <w:t>Albert Y. Kim</w:t>
      </w:r>
      <w:r>
        <w:rPr>
          <w:vertAlign w:val="superscript"/>
        </w:rPr>
        <w:t>1,2</w:t>
      </w:r>
      <w:r>
        <w:t xml:space="preserve"> ( Orcid ID : 0000-0001-7824-306X)</w:t>
      </w:r>
    </w:p>
    <w:p w14:paraId="592918B0" w14:textId="77777777" w:rsidR="00650871" w:rsidRDefault="00B71AC7">
      <w:pPr>
        <w:pStyle w:val="BodyText"/>
      </w:pPr>
      <w:r>
        <w:t>Loïc D’Orangeville</w:t>
      </w:r>
      <w:r>
        <w:rPr>
          <w:vertAlign w:val="superscript"/>
        </w:rPr>
        <w:t>3,4</w:t>
      </w:r>
      <w:r>
        <w:t xml:space="preserve"> ( Orcid ID : 0000-0001-7841-7082)</w:t>
      </w:r>
    </w:p>
    <w:p w14:paraId="18A4ECFC" w14:textId="77777777" w:rsidR="00650871" w:rsidRDefault="00B71AC7">
      <w:pPr>
        <w:pStyle w:val="BodyText"/>
      </w:pPr>
      <w:r>
        <w:t>Erika B. Gonzalez-Akre</w:t>
      </w:r>
      <w:r>
        <w:rPr>
          <w:vertAlign w:val="superscript"/>
        </w:rPr>
        <w:t>1</w:t>
      </w:r>
      <w:r>
        <w:t xml:space="preserve"> ( Orcid ID : 0000-0001-8305-6672)</w:t>
      </w:r>
    </w:p>
    <w:p w14:paraId="0A24393F" w14:textId="77777777" w:rsidR="00650871" w:rsidRDefault="00B71AC7">
      <w:pPr>
        <w:pStyle w:val="BodyText"/>
      </w:pPr>
      <w:r>
        <w:t>Ryan Helcoski</w:t>
      </w:r>
      <w:r>
        <w:rPr>
          <w:vertAlign w:val="superscript"/>
        </w:rPr>
        <w:t>1</w:t>
      </w:r>
    </w:p>
    <w:p w14:paraId="2AB4D41E" w14:textId="126B2BF2" w:rsidR="00650871" w:rsidRDefault="00B71AC7">
      <w:pPr>
        <w:pStyle w:val="BodyText"/>
      </w:pPr>
      <w:r>
        <w:t>Valentine Herrmann</w:t>
      </w:r>
      <w:r>
        <w:rPr>
          <w:vertAlign w:val="superscript"/>
        </w:rPr>
        <w:t>1</w:t>
      </w:r>
      <w:r>
        <w:t xml:space="preserve"> </w:t>
      </w:r>
      <w:proofErr w:type="gramStart"/>
      <w:r>
        <w:t>( Orcid</w:t>
      </w:r>
      <w:proofErr w:type="gramEnd"/>
      <w:r>
        <w:t xml:space="preserve"> ID : 0000-0002-4519-481X)</w:t>
      </w:r>
      <w:del w:id="0" w:author="Harley, Grant (gharley@uidaho.edu)" w:date="2021-11-17T03:47:00Z">
        <w:r w:rsidR="00404300" w:rsidDel="00404300">
          <w:delText>ggg</w:delText>
        </w:r>
      </w:del>
    </w:p>
    <w:p w14:paraId="763A5F82" w14:textId="3E8FA0EB" w:rsidR="00650871" w:rsidRDefault="00B71AC7">
      <w:pPr>
        <w:pStyle w:val="BodyText"/>
      </w:pPr>
      <w:r>
        <w:t>Grant L. Harley</w:t>
      </w:r>
      <w:r>
        <w:rPr>
          <w:vertAlign w:val="superscript"/>
        </w:rPr>
        <w:t>5</w:t>
      </w:r>
      <w:ins w:id="1" w:author="Harley, Grant (gharley@uidaho.edu)" w:date="2021-11-17T03:47:00Z">
        <w:r w:rsidR="00404300">
          <w:rPr>
            <w:vertAlign w:val="superscript"/>
          </w:rPr>
          <w:t xml:space="preserve"> </w:t>
        </w:r>
        <w:proofErr w:type="gramStart"/>
        <w:r w:rsidR="00404300">
          <w:t xml:space="preserve">( </w:t>
        </w:r>
        <w:proofErr w:type="spellStart"/>
        <w:r w:rsidR="00404300">
          <w:t>Orcid</w:t>
        </w:r>
        <w:proofErr w:type="spellEnd"/>
        <w:proofErr w:type="gramEnd"/>
        <w:r w:rsidR="00404300">
          <w:t xml:space="preserve"> ID : </w:t>
        </w:r>
        <w:r w:rsidR="00404300" w:rsidRPr="00404300">
          <w:t>0000-0003-1557-8465</w:t>
        </w:r>
        <w:r w:rsidR="00404300">
          <w:t>)</w:t>
        </w:r>
      </w:ins>
    </w:p>
    <w:p w14:paraId="386EEB8C" w14:textId="77777777" w:rsidR="00650871" w:rsidRDefault="00B71AC7">
      <w:pPr>
        <w:pStyle w:val="BodyText"/>
      </w:pPr>
      <w:r>
        <w:t>Justin T. Maxwell</w:t>
      </w:r>
      <w:r>
        <w:rPr>
          <w:vertAlign w:val="superscript"/>
        </w:rPr>
        <w:t>6</w:t>
      </w:r>
      <w:r>
        <w:t xml:space="preserve"> (Orcid ID: 0000-0001-9195-3146)</w:t>
      </w:r>
    </w:p>
    <w:p w14:paraId="124F344D" w14:textId="77777777" w:rsidR="00650871" w:rsidRDefault="00B71AC7">
      <w:pPr>
        <w:pStyle w:val="BodyText"/>
      </w:pPr>
      <w:r>
        <w:t>Ian R. McGregor</w:t>
      </w:r>
      <w:r>
        <w:rPr>
          <w:vertAlign w:val="superscript"/>
        </w:rPr>
        <w:t>1,7</w:t>
      </w:r>
      <w:r>
        <w:t xml:space="preserve"> (Orcid ID: 0000-0002-5763-021X)</w:t>
      </w:r>
    </w:p>
    <w:p w14:paraId="03962AAB" w14:textId="77777777" w:rsidR="00650871" w:rsidRDefault="00B71AC7">
      <w:pPr>
        <w:pStyle w:val="BodyText"/>
      </w:pPr>
      <w:r>
        <w:t>William J. McShea</w:t>
      </w:r>
      <w:r>
        <w:rPr>
          <w:vertAlign w:val="superscript"/>
        </w:rPr>
        <w:t>1</w:t>
      </w:r>
    </w:p>
    <w:p w14:paraId="32EF9A8B" w14:textId="77777777" w:rsidR="00650871" w:rsidRDefault="00B71AC7">
      <w:pPr>
        <w:pStyle w:val="BodyText"/>
      </w:pPr>
      <w:r>
        <w:t>Sean McMahon</w:t>
      </w:r>
      <w:r>
        <w:rPr>
          <w:vertAlign w:val="superscript"/>
        </w:rPr>
        <w:t>8,10</w:t>
      </w:r>
      <w:r>
        <w:t xml:space="preserve"> (Orcid ID : 0000-0001-8302-6908)</w:t>
      </w:r>
    </w:p>
    <w:p w14:paraId="2D0897B8" w14:textId="77777777" w:rsidR="00650871" w:rsidRDefault="00B71AC7">
      <w:pPr>
        <w:pStyle w:val="BodyText"/>
      </w:pPr>
      <w:r>
        <w:t>Neil Pederson</w:t>
      </w:r>
      <w:r>
        <w:rPr>
          <w:vertAlign w:val="superscript"/>
        </w:rPr>
        <w:t>3</w:t>
      </w:r>
      <w:r>
        <w:t xml:space="preserve"> (Orcid ID : 0000-0003-3830-263X)</w:t>
      </w:r>
    </w:p>
    <w:p w14:paraId="3DB143C9" w14:textId="77777777" w:rsidR="00650871" w:rsidRDefault="00B71AC7">
      <w:pPr>
        <w:pStyle w:val="BodyText"/>
      </w:pPr>
      <w:r>
        <w:t>Alan J. Tepley</w:t>
      </w:r>
      <w:r>
        <w:rPr>
          <w:vertAlign w:val="superscript"/>
        </w:rPr>
        <w:t>1,9</w:t>
      </w:r>
      <w:r>
        <w:t xml:space="preserve"> ( Orcid ID : 0000-0002-5701-9613)</w:t>
      </w:r>
    </w:p>
    <w:p w14:paraId="54825CF8" w14:textId="77777777" w:rsidR="00650871" w:rsidRDefault="00B71AC7">
      <w:pPr>
        <w:pStyle w:val="BodyText"/>
      </w:pPr>
      <w:r>
        <w:t>Kristina J. Anderson-Teixeira</w:t>
      </w:r>
      <w:r>
        <w:rPr>
          <w:vertAlign w:val="superscript"/>
        </w:rPr>
        <w:t>1,10</w:t>
      </w:r>
      <w:r>
        <w:t>* ( Orcid ID : 0000-0001-8461-9713)</w:t>
      </w:r>
    </w:p>
    <w:p w14:paraId="283585F7" w14:textId="77777777" w:rsidR="00650871" w:rsidRDefault="00B71AC7">
      <w:pPr>
        <w:pStyle w:val="BodyText"/>
      </w:pPr>
      <w:r>
        <w:rPr>
          <w:b/>
          <w:bCs/>
        </w:rPr>
        <w:t>Author Affiliations:</w:t>
      </w:r>
    </w:p>
    <w:p w14:paraId="28610F7A" w14:textId="77777777" w:rsidR="00650871" w:rsidRDefault="00B71AC7">
      <w:pPr>
        <w:numPr>
          <w:ilvl w:val="0"/>
          <w:numId w:val="16"/>
        </w:numPr>
      </w:pPr>
      <w:r>
        <w:t>Conservation Ecology Center; Smithsonian Conservation Biology Institute; Front Royal, VA 22630, USA</w:t>
      </w:r>
    </w:p>
    <w:p w14:paraId="2E9B7E62" w14:textId="77777777" w:rsidR="00650871" w:rsidRDefault="00B71AC7">
      <w:pPr>
        <w:numPr>
          <w:ilvl w:val="0"/>
          <w:numId w:val="16"/>
        </w:numPr>
      </w:pPr>
      <w:r>
        <w:t>Statistical &amp; Data Sciences; Smith College; Northampton, MA 01063, USA</w:t>
      </w:r>
    </w:p>
    <w:p w14:paraId="1E4C3EE2" w14:textId="77777777" w:rsidR="00650871" w:rsidRDefault="00B71AC7">
      <w:pPr>
        <w:numPr>
          <w:ilvl w:val="0"/>
          <w:numId w:val="16"/>
        </w:numPr>
      </w:pPr>
      <w:r>
        <w:t>Harvard Forest, Petersham, MA 01366, USA</w:t>
      </w:r>
    </w:p>
    <w:p w14:paraId="6E15304D" w14:textId="77777777" w:rsidR="00650871" w:rsidRDefault="00B71AC7">
      <w:pPr>
        <w:numPr>
          <w:ilvl w:val="0"/>
          <w:numId w:val="16"/>
        </w:numPr>
      </w:pPr>
      <w:r>
        <w:t>Faculty of Forestry and Environmental Management, University of New Brunswick, Fredericton, NB, E3B 5A3, Canada.</w:t>
      </w:r>
    </w:p>
    <w:p w14:paraId="3DEAEFC3" w14:textId="21BD9C98" w:rsidR="00650871" w:rsidRDefault="00B71AC7">
      <w:pPr>
        <w:numPr>
          <w:ilvl w:val="0"/>
          <w:numId w:val="16"/>
        </w:numPr>
      </w:pPr>
      <w:r>
        <w:t xml:space="preserve">Department of </w:t>
      </w:r>
      <w:del w:id="2" w:author="Harley, Grant (gharley@uidaho.edu)" w:date="2021-11-17T03:48:00Z">
        <w:r w:rsidDel="00404300">
          <w:delText>Geography &amp; Geological</w:delText>
        </w:r>
      </w:del>
      <w:ins w:id="3" w:author="Harley, Grant (gharley@uidaho.edu)" w:date="2021-11-17T03:48:00Z">
        <w:r w:rsidR="00404300">
          <w:t>Earth and Spatial</w:t>
        </w:r>
      </w:ins>
      <w:r>
        <w:t xml:space="preserve"> Sciences, University of Idaho, ID 83844, USA</w:t>
      </w:r>
    </w:p>
    <w:p w14:paraId="78FCD3FE" w14:textId="77777777" w:rsidR="00650871" w:rsidRDefault="00B71AC7">
      <w:pPr>
        <w:numPr>
          <w:ilvl w:val="0"/>
          <w:numId w:val="16"/>
        </w:numPr>
      </w:pPr>
      <w:r>
        <w:t>Department of Geography, Indiana University, Bloomington, IN 47405, USA</w:t>
      </w:r>
    </w:p>
    <w:p w14:paraId="165DB468" w14:textId="77777777" w:rsidR="00650871" w:rsidRDefault="00B71AC7">
      <w:pPr>
        <w:numPr>
          <w:ilvl w:val="0"/>
          <w:numId w:val="16"/>
        </w:numPr>
      </w:pPr>
      <w:r>
        <w:t>Center for Geospatial Analytics; North Carolina State University; Raleigh, NC 27607, USA</w:t>
      </w:r>
    </w:p>
    <w:p w14:paraId="23DEBA72" w14:textId="77777777" w:rsidR="00650871" w:rsidRDefault="00B71AC7">
      <w:pPr>
        <w:numPr>
          <w:ilvl w:val="0"/>
          <w:numId w:val="16"/>
        </w:numPr>
      </w:pPr>
      <w:r>
        <w:lastRenderedPageBreak/>
        <w:t>Smithsonian Environmental Research Center, Edgewater, MD, USA</w:t>
      </w:r>
    </w:p>
    <w:p w14:paraId="32A377E3" w14:textId="77777777" w:rsidR="00650871" w:rsidRDefault="00B71AC7">
      <w:pPr>
        <w:numPr>
          <w:ilvl w:val="0"/>
          <w:numId w:val="16"/>
        </w:numPr>
      </w:pPr>
      <w:r>
        <w:t>Canadian Forest Service, Northern Forestry Centre, Edmonton, Alberta, Canada</w:t>
      </w:r>
    </w:p>
    <w:p w14:paraId="443B1C73" w14:textId="77777777" w:rsidR="00650871" w:rsidRDefault="00B71AC7">
      <w:pPr>
        <w:numPr>
          <w:ilvl w:val="0"/>
          <w:numId w:val="16"/>
        </w:numPr>
      </w:pPr>
      <w:r>
        <w:t>Forest Global Earth Observatory; Smithsonian Tropical Research Institute; Panama, Republic of Panama</w:t>
      </w:r>
    </w:p>
    <w:p w14:paraId="2ABF5194" w14:textId="77777777" w:rsidR="00650871" w:rsidRDefault="00B71AC7">
      <w:pPr>
        <w:pStyle w:val="FirstParagraph"/>
      </w:pPr>
      <w:r>
        <w:t xml:space="preserve">*corresponding author: </w:t>
      </w:r>
      <w:hyperlink r:id="rId7">
        <w:r>
          <w:rPr>
            <w:rStyle w:val="Hyperlink"/>
          </w:rPr>
          <w:t>teixeirak@si.edu</w:t>
        </w:r>
      </w:hyperlink>
      <w:r>
        <w:t>; +1 540 635 6546</w:t>
      </w:r>
    </w:p>
    <w:p w14:paraId="08A96087" w14:textId="77777777" w:rsidR="00650871" w:rsidRDefault="00B71AC7">
      <w:r>
        <w:br w:type="page"/>
      </w:r>
    </w:p>
    <w:p w14:paraId="64E8D2A3" w14:textId="77777777" w:rsidR="00650871" w:rsidRDefault="00B71AC7">
      <w:pPr>
        <w:pStyle w:val="BodyText"/>
      </w:pPr>
      <w:r>
        <w:rPr>
          <w:b/>
          <w:bCs/>
        </w:rPr>
        <w:lastRenderedPageBreak/>
        <w:t>As the climate changes, warmer spring temperatures are causing earlier leaf-out</w:t>
      </w:r>
      <w:r>
        <w:rPr>
          <w:b/>
          <w:bCs/>
          <w:vertAlign w:val="superscript"/>
        </w:rPr>
        <w:t>1–6</w:t>
      </w:r>
      <w:r>
        <w:rPr>
          <w:b/>
          <w:bCs/>
        </w:rPr>
        <w:t xml:space="preserve"> and commencement of net carbon dioxide (CO</w:t>
      </w:r>
      <w:r>
        <w:rPr>
          <w:b/>
          <w:bCs/>
          <w:vertAlign w:val="subscript"/>
        </w:rPr>
        <w:t>2</w:t>
      </w:r>
      <w:r>
        <w:rPr>
          <w:b/>
          <w:bCs/>
        </w:rPr>
        <w:t>) sequestration</w:t>
      </w:r>
      <w:r>
        <w:rPr>
          <w:b/>
          <w:bCs/>
          <w:vertAlign w:val="superscript"/>
        </w:rPr>
        <w:t>2,4</w:t>
      </w:r>
      <w:r>
        <w:rPr>
          <w:b/>
          <w:bCs/>
        </w:rPr>
        <w:t xml:space="preserve"> in temperate deciduous forests, resulting in a tendency towards increased growing season length</w:t>
      </w:r>
      <w:r>
        <w:rPr>
          <w:b/>
          <w:bCs/>
          <w:vertAlign w:val="superscript"/>
        </w:rPr>
        <w:t>1,4,5,7–9</w:t>
      </w:r>
      <w:r>
        <w:rPr>
          <w:b/>
          <w:bCs/>
        </w:rPr>
        <w:t xml:space="preserve"> and annual CO</w:t>
      </w:r>
      <w:r>
        <w:rPr>
          <w:b/>
          <w:bCs/>
          <w:vertAlign w:val="subscript"/>
        </w:rPr>
        <w:t>2</w:t>
      </w:r>
      <w:r>
        <w:rPr>
          <w:b/>
          <w:bCs/>
        </w:rPr>
        <w:t xml:space="preserve"> uptake</w:t>
      </w:r>
      <w:r>
        <w:rPr>
          <w:b/>
          <w:bCs/>
          <w:vertAlign w:val="superscript"/>
        </w:rPr>
        <w:t>2,4,10–14</w:t>
      </w:r>
      <w:r>
        <w:rPr>
          <w:b/>
          <w:bCs/>
        </w:rPr>
        <w:t>.</w:t>
      </w:r>
      <w:r>
        <w:t xml:space="preserve"> </w:t>
      </w:r>
      <w:r>
        <w:rPr>
          <w:b/>
          <w:bCs/>
        </w:rPr>
        <w:t>However, less is known about how spring temperatures affect tree stem growth, which sequesters carbon (C) in wood that has a long residence time in the ecosystem</w:t>
      </w:r>
      <w:r>
        <w:rPr>
          <w:b/>
          <w:bCs/>
          <w:vertAlign w:val="superscript"/>
        </w:rPr>
        <w:t>15,16</w:t>
      </w:r>
      <w:r>
        <w:rPr>
          <w:b/>
          <w:bCs/>
        </w:rPr>
        <w:t>.</w:t>
      </w:r>
      <w:r>
        <w:t xml:space="preserve"> </w:t>
      </w:r>
      <w:r>
        <w:rPr>
          <w:b/>
          <w:bCs/>
        </w:rPr>
        <w:t>Using dendrometer band measurements from 463 trees across two forests, we show that warmer spring temperatures shifted the woody growth of deciduous trees earlier but had no consistent effect on peak growing season length, maximum daily growth rates, or annual growth.</w:t>
      </w:r>
      <w:r>
        <w:t xml:space="preserve"> </w:t>
      </w:r>
      <w:r>
        <w:rPr>
          <w:b/>
          <w:bCs/>
        </w:rPr>
        <w:t>The latter finding was confirmed on the centennial scale by 207 tree-ring chronologies from 108 forests across eastern North America, where annual growth was far more sensitive to temperatures during the peak growing season than in the spring.</w:t>
      </w:r>
      <w:r>
        <w:t xml:space="preserve"> </w:t>
      </w:r>
      <w:r>
        <w:rPr>
          <w:b/>
          <w:bCs/>
        </w:rPr>
        <w:t>These findings imply that extra CO</w:t>
      </w:r>
      <w:r>
        <w:rPr>
          <w:b/>
          <w:bCs/>
          <w:vertAlign w:val="subscript"/>
        </w:rPr>
        <w:t>2</w:t>
      </w:r>
      <w:r>
        <w:rPr>
          <w:b/>
          <w:bCs/>
        </w:rPr>
        <w:t xml:space="preserve"> uptake in years with warmer springs</w:t>
      </w:r>
      <w:r>
        <w:rPr>
          <w:b/>
          <w:bCs/>
          <w:vertAlign w:val="superscript"/>
        </w:rPr>
        <w:t>10–12</w:t>
      </w:r>
      <w:r>
        <w:rPr>
          <w:b/>
          <w:bCs/>
        </w:rPr>
        <w:t xml:space="preserve"> is not allocated to long-lived woody biomass, where it could have a substantial and lasting impact on the forest C balance. </w:t>
      </w:r>
      <w:r>
        <w:t xml:space="preserve"> </w:t>
      </w:r>
      <w:r>
        <w:rPr>
          <w:b/>
          <w:bCs/>
        </w:rPr>
        <w:t>Rather, contradicting current projections from global C cycle models</w:t>
      </w:r>
      <w:r>
        <w:rPr>
          <w:b/>
          <w:bCs/>
          <w:vertAlign w:val="superscript"/>
        </w:rPr>
        <w:t>2,3,17,18</w:t>
      </w:r>
      <w:r>
        <w:rPr>
          <w:b/>
          <w:bCs/>
        </w:rPr>
        <w:t>, our empirical results imply that warming spring temperatures are unlikely to increase the woody productivity or strengthen the CO</w:t>
      </w:r>
      <w:r>
        <w:rPr>
          <w:b/>
          <w:bCs/>
          <w:vertAlign w:val="subscript"/>
        </w:rPr>
        <w:t>2</w:t>
      </w:r>
      <w:r>
        <w:rPr>
          <w:b/>
          <w:bCs/>
        </w:rPr>
        <w:t xml:space="preserve"> sink of temperate deciduous forests.</w:t>
      </w:r>
    </w:p>
    <w:p w14:paraId="52E5AEE0" w14:textId="77777777" w:rsidR="00650871" w:rsidRDefault="00B71AC7">
      <w:pPr>
        <w:pStyle w:val="BodyText"/>
      </w:pPr>
      <w:r>
        <w:t>In recent decades, Earth’s forests have sequestered ~20% of anthropogenic CO</w:t>
      </w:r>
      <w:r>
        <w:rPr>
          <w:vertAlign w:val="subscript"/>
        </w:rPr>
        <w:t>2</w:t>
      </w:r>
      <w:r>
        <w:t xml:space="preserve"> emissions, thereby slowing the pace of atmospheric CO</w:t>
      </w:r>
      <w:r>
        <w:rPr>
          <w:vertAlign w:val="subscript"/>
        </w:rPr>
        <w:t>2</w:t>
      </w:r>
      <w:r>
        <w:t xml:space="preserve"> accumulation and climate change</w:t>
      </w:r>
      <w:r>
        <w:rPr>
          <w:vertAlign w:val="superscript"/>
        </w:rPr>
        <w:t>19,20</w:t>
      </w:r>
      <w:r>
        <w:t>. A large portion of this CO</w:t>
      </w:r>
      <w:r>
        <w:rPr>
          <w:vertAlign w:val="subscript"/>
        </w:rPr>
        <w:t>2</w:t>
      </w:r>
      <w:r>
        <w:t xml:space="preserve"> sink occurs in temperate deciduous forests, </w:t>
      </w:r>
      <w:commentRangeStart w:id="4"/>
      <w:r>
        <w:t xml:space="preserve">which sequester </w:t>
      </w:r>
      <w:commentRangeEnd w:id="4"/>
      <w:r w:rsidR="00404300">
        <w:rPr>
          <w:rStyle w:val="CommentReference"/>
        </w:rPr>
        <w:commentReference w:id="4"/>
      </w:r>
      <w:r>
        <w:t xml:space="preserve">&gt;300 </w:t>
      </w:r>
      <w:proofErr w:type="spellStart"/>
      <w:r>
        <w:t>Tg</w:t>
      </w:r>
      <w:proofErr w:type="spellEnd"/>
      <w:r>
        <w:t xml:space="preserve"> C yr</w:t>
      </w:r>
      <w:r>
        <w:rPr>
          <w:vertAlign w:val="superscript"/>
        </w:rPr>
        <w:t>-1</w:t>
      </w:r>
      <w:r>
        <w:t xml:space="preserve"> (&gt;30% of the total forest C sink)</w:t>
      </w:r>
      <w:r>
        <w:rPr>
          <w:vertAlign w:val="superscript"/>
        </w:rPr>
        <w:t>21</w:t>
      </w:r>
      <w:proofErr w:type="gramStart"/>
      <w:r>
        <w:t xml:space="preserve">.  </w:t>
      </w:r>
      <w:proofErr w:type="gramEnd"/>
      <w:r>
        <w:t>The future behavior of this CO</w:t>
      </w:r>
      <w:r>
        <w:rPr>
          <w:vertAlign w:val="subscript"/>
        </w:rPr>
        <w:t>2</w:t>
      </w:r>
      <w:r>
        <w:t xml:space="preserve"> sink will play an important yet uncertain role in influencing atmospheric CO</w:t>
      </w:r>
      <w:r>
        <w:rPr>
          <w:vertAlign w:val="subscript"/>
        </w:rPr>
        <w:t>2</w:t>
      </w:r>
      <w:r>
        <w:t xml:space="preserve"> and climate change</w:t>
      </w:r>
      <w:r>
        <w:rPr>
          <w:vertAlign w:val="superscript"/>
        </w:rPr>
        <w:t>20,22</w:t>
      </w:r>
      <w:r>
        <w:t>.</w:t>
      </w:r>
    </w:p>
    <w:p w14:paraId="5072A449" w14:textId="235E87B7" w:rsidR="00650871" w:rsidRDefault="00B71AC7">
      <w:pPr>
        <w:pStyle w:val="BodyText"/>
      </w:pPr>
      <w:r>
        <w:t>In temperate deciduous forests, spring warming generally lengthens the period over which trees have photosynthetically active leaves</w:t>
      </w:r>
      <w:r>
        <w:rPr>
          <w:vertAlign w:val="superscript"/>
        </w:rPr>
        <w:t>1,7–9</w:t>
      </w:r>
      <w:r>
        <w:t xml:space="preserve"> and that over which the ecosystem is a net CO</w:t>
      </w:r>
      <w:r>
        <w:rPr>
          <w:vertAlign w:val="subscript"/>
        </w:rPr>
        <w:t>2</w:t>
      </w:r>
      <w:r>
        <w:t xml:space="preserve"> sink</w:t>
      </w:r>
      <w:r>
        <w:rPr>
          <w:vertAlign w:val="superscript"/>
        </w:rPr>
        <w:t>2</w:t>
      </w:r>
      <w:r>
        <w:t>. Current models assume that longer growing seasons lead to increasing annual net CO</w:t>
      </w:r>
      <w:r>
        <w:rPr>
          <w:vertAlign w:val="subscript"/>
        </w:rPr>
        <w:t>2</w:t>
      </w:r>
      <w:r>
        <w:t xml:space="preserve"> uptake (i.e., net ecosystem exchange, </w:t>
      </w:r>
      <w:r>
        <w:rPr>
          <w:i/>
          <w:iCs/>
        </w:rPr>
        <w:t>NEE</w:t>
      </w:r>
      <w:r>
        <w:t>)</w:t>
      </w:r>
      <w:r>
        <w:rPr>
          <w:vertAlign w:val="superscript"/>
        </w:rPr>
        <w:t>2,3,17</w:t>
      </w:r>
      <w:r>
        <w:t xml:space="preserve">. </w:t>
      </w:r>
      <w:commentRangeStart w:id="5"/>
      <w:r>
        <w:t xml:space="preserve">However, recent experimental and observational findings </w:t>
      </w:r>
      <w:ins w:id="6" w:author="Harley, Grant (gharley@uidaho.edu)" w:date="2021-11-17T03:55:00Z">
        <w:r w:rsidR="00404300">
          <w:t xml:space="preserve">show </w:t>
        </w:r>
      </w:ins>
      <w:r>
        <w:t>that annual productivity can be limited by sink factors</w:t>
      </w:r>
      <w:r>
        <w:rPr>
          <w:vertAlign w:val="superscript"/>
        </w:rPr>
        <w:t>17,23,24</w:t>
      </w:r>
      <w:r>
        <w:t>, and that positive effects of warm springs are compensated by negative effects of accumulation of seasonal water deficits</w:t>
      </w:r>
      <w:r>
        <w:rPr>
          <w:vertAlign w:val="superscript"/>
        </w:rPr>
        <w:t>3</w:t>
      </w:r>
      <w:ins w:id="7" w:author="Harley, Grant (gharley@uidaho.edu)" w:date="2021-11-17T03:55:00Z">
        <w:r w:rsidR="00404300">
          <w:t xml:space="preserve">. These studies </w:t>
        </w:r>
      </w:ins>
      <w:del w:id="8" w:author="Harley, Grant (gharley@uidaho.edu)" w:date="2021-11-17T03:55:00Z">
        <w:r w:rsidDel="00404300">
          <w:delText xml:space="preserve">, </w:delText>
        </w:r>
      </w:del>
      <w:r>
        <w:t>suggest that warmer spring temperatures may not have the expected positive effect on forest CO</w:t>
      </w:r>
      <w:r>
        <w:rPr>
          <w:vertAlign w:val="subscript"/>
        </w:rPr>
        <w:t>2</w:t>
      </w:r>
      <w:r>
        <w:t xml:space="preserve"> sequestration.</w:t>
      </w:r>
      <w:commentRangeEnd w:id="5"/>
      <w:r w:rsidR="00404300">
        <w:rPr>
          <w:rStyle w:val="CommentReference"/>
        </w:rPr>
        <w:commentReference w:id="5"/>
      </w:r>
    </w:p>
    <w:p w14:paraId="59156759" w14:textId="3CEE188D" w:rsidR="00650871" w:rsidRDefault="00B71AC7">
      <w:pPr>
        <w:pStyle w:val="BodyText"/>
      </w:pPr>
      <w:r>
        <w:t xml:space="preserve">While </w:t>
      </w:r>
      <w:ins w:id="9" w:author="Harley, Grant (gharley@uidaho.edu)" w:date="2021-11-17T03:57:00Z">
        <w:r w:rsidR="00DB69EC">
          <w:t xml:space="preserve">some studies addressing </w:t>
        </w:r>
      </w:ins>
      <w:r>
        <w:t xml:space="preserve">the responses of leaf phenology and seasonal </w:t>
      </w:r>
      <w:r>
        <w:rPr>
          <w:i/>
          <w:iCs/>
        </w:rPr>
        <w:t>NEE</w:t>
      </w:r>
      <w:r>
        <w:t xml:space="preserve"> to warming spring temperatures </w:t>
      </w:r>
      <w:del w:id="10" w:author="Harley, Grant (gharley@uidaho.edu)" w:date="2021-11-17T03:58:00Z">
        <w:r w:rsidDel="00DB69EC">
          <w:delText>have been relatively well-studied</w:delText>
        </w:r>
      </w:del>
      <w:ins w:id="11" w:author="Harley, Grant (gharley@uidaho.edu)" w:date="2021-11-17T03:58:00Z">
        <w:r w:rsidR="00DB69EC">
          <w:t>exist</w:t>
        </w:r>
      </w:ins>
      <w:r>
        <w:rPr>
          <w:vertAlign w:val="superscript"/>
        </w:rPr>
        <w:t>1–4,7–9</w:t>
      </w:r>
      <w:r>
        <w:t>,</w:t>
      </w:r>
      <w:del w:id="12" w:author="Harley, Grant (gharley@uidaho.edu)" w:date="2021-11-17T03:58:00Z">
        <w:r w:rsidDel="00DB69EC">
          <w:delText xml:space="preserve"> very</w:delText>
        </w:r>
      </w:del>
      <w:r>
        <w:t xml:space="preserve"> little is known about how the longest-lived component of fixed C in trees, the woody growth, is responding to warming spring temperatures. </w:t>
      </w:r>
      <w:commentRangeStart w:id="13"/>
      <w:r>
        <w:t>In fact, we are aware of only one study that has documented stem-growth phenology of temperate deciduous species over multiple years</w:t>
      </w:r>
      <w:r>
        <w:rPr>
          <w:vertAlign w:val="superscript"/>
        </w:rPr>
        <w:t>25</w:t>
      </w:r>
      <w:r>
        <w:t>.</w:t>
      </w:r>
      <w:commentRangeEnd w:id="13"/>
      <w:r w:rsidR="00DB69EC">
        <w:rPr>
          <w:rStyle w:val="CommentReference"/>
        </w:rPr>
        <w:commentReference w:id="13"/>
      </w:r>
      <w:r>
        <w:t xml:space="preserve">  The climate sensitivity of woody growth phenology in temperate deciduous trees and its link to annual growth has never been studied </w:t>
      </w:r>
      <w:r>
        <w:rPr>
          <w:i/>
          <w:iCs/>
        </w:rPr>
        <w:t>in-situ</w:t>
      </w:r>
      <w:r>
        <w:t xml:space="preserve"> (but see Ref.</w:t>
      </w:r>
      <w:r>
        <w:rPr>
          <w:vertAlign w:val="superscript"/>
        </w:rPr>
        <w:t>24</w:t>
      </w:r>
      <w:r>
        <w:t xml:space="preserve"> for a controlled sapling experiment).</w:t>
      </w:r>
    </w:p>
    <w:p w14:paraId="252AB194" w14:textId="664E933E" w:rsidR="00650871" w:rsidRDefault="00B71AC7">
      <w:pPr>
        <w:pStyle w:val="BodyText"/>
      </w:pPr>
      <w:r>
        <w:t xml:space="preserve">Tree-ring records, which can be used to examine </w:t>
      </w:r>
      <w:del w:id="14" w:author="Harley, Grant (gharley@uidaho.edu)" w:date="2021-11-17T04:01:00Z">
        <w:r w:rsidDel="00DB69EC">
          <w:delText xml:space="preserve">correlations </w:delText>
        </w:r>
      </w:del>
      <w:ins w:id="15" w:author="Harley, Grant (gharley@uidaho.edu)" w:date="2021-11-17T04:01:00Z">
        <w:r w:rsidR="00DB69EC">
          <w:t xml:space="preserve">relationships </w:t>
        </w:r>
      </w:ins>
      <w:r>
        <w:t>of annual growth to temperature but not to understand growth phenology, reveal that growth of temperate deciduous trees tends to be most sensitive to temperature or potential evapotranspiration between late spring and early summer</w:t>
      </w:r>
      <w:r>
        <w:rPr>
          <w:vertAlign w:val="superscript"/>
        </w:rPr>
        <w:t>26,27</w:t>
      </w:r>
      <w:r>
        <w:t xml:space="preserve">, </w:t>
      </w:r>
      <w:del w:id="16" w:author="Harley, Grant (gharley@uidaho.edu)" w:date="2021-11-17T04:02:00Z">
        <w:r w:rsidDel="00DB69EC">
          <w:delText xml:space="preserve"> </w:delText>
        </w:r>
      </w:del>
      <w:r>
        <w:t>with some hints that warmer springs may have a modest positive effect on growth</w:t>
      </w:r>
      <w:r>
        <w:rPr>
          <w:vertAlign w:val="superscript"/>
        </w:rPr>
        <w:t>27</w:t>
      </w:r>
      <w:proofErr w:type="gramStart"/>
      <w:r>
        <w:t xml:space="preserve">.  </w:t>
      </w:r>
      <w:proofErr w:type="gramEnd"/>
      <w:r>
        <w:t xml:space="preserve">Thus, tree-ring evidence does not necessarily align with the </w:t>
      </w:r>
      <w:r>
        <w:lastRenderedPageBreak/>
        <w:t>finding that warming spring temperatures increase annual forest CO</w:t>
      </w:r>
      <w:r>
        <w:rPr>
          <w:vertAlign w:val="subscript"/>
        </w:rPr>
        <w:t>2</w:t>
      </w:r>
      <w:r>
        <w:t xml:space="preserve"> uptake</w:t>
      </w:r>
      <w:r>
        <w:rPr>
          <w:vertAlign w:val="superscript"/>
        </w:rPr>
        <w:t>2</w:t>
      </w:r>
      <w:r>
        <w:t>. Characterizing phenological responses of stem growth to warming spring temperatures is critical to bridging this conceptual disconnect and understanding how forest biomass growth is likely to change as the climate warms.</w:t>
      </w:r>
    </w:p>
    <w:p w14:paraId="71EB31FC" w14:textId="77777777" w:rsidR="00650871" w:rsidRDefault="00B71AC7">
      <w:pPr>
        <w:pStyle w:val="BodyText"/>
      </w:pPr>
      <w:r>
        <w:t>Here, we evaluate how early spring temperatures affect stem growth phenology, growth rates, and annual growth of temperate deciduous trees across eastern North America. To test whether warmer springs extend the period of stem growth, we used dendrometer band measurements on 463 trees across two mid-latitude forests. To test whether spring temperatures consistently increased annual growth, we analyzed 207 tree-ring chronologies from 108 forests.</w:t>
      </w:r>
    </w:p>
    <w:p w14:paraId="66E98BBA" w14:textId="77777777" w:rsidR="00650871" w:rsidRDefault="00B71AC7">
      <w:pPr>
        <w:pStyle w:val="Heading2"/>
      </w:pPr>
      <w:r>
        <w:t>Dendrometer band analysis</w:t>
      </w:r>
    </w:p>
    <w:p w14:paraId="28A25017" w14:textId="390D721C" w:rsidR="00650871" w:rsidRDefault="00B71AC7">
      <w:pPr>
        <w:pStyle w:val="FirstParagraph"/>
      </w:pPr>
      <w:r>
        <w:t>Using dendrometer band measurements taken throughout multiple growing seasons at the Smithsonian Conservation Biology Institute (SCBI; Virginia, USA; n = 123 trees from 2011-2020) and Harvard Forest (Massachusetts, USA; n = 340 trees from 1998-2003), we fit a logistic growth model</w:t>
      </w:r>
      <w:r>
        <w:rPr>
          <w:vertAlign w:val="superscript"/>
        </w:rPr>
        <w:t>28</w:t>
      </w:r>
      <w:r>
        <w:t xml:space="preserve"> to determine the days of year</w:t>
      </w:r>
      <w:ins w:id="17" w:author="Harley, Grant (gharley@uidaho.edu)" w:date="2021-11-17T04:05:00Z">
        <w:r w:rsidR="00DB69EC">
          <w:t xml:space="preserve"> (DOY)</w:t>
        </w:r>
      </w:ins>
      <w:r>
        <w:t xml:space="preserve"> when 25, 50, and 75% annual growth were achieved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25</m:t>
            </m:r>
          </m:sub>
        </m:sSub>
      </m:oMath>
      <w:r>
        <w:t xml:space="preserve">,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50</m:t>
            </m:r>
          </m:sub>
        </m:sSub>
      </m:oMath>
      <w:r>
        <w:t xml:space="preserve">,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75</m:t>
            </m:r>
          </m:sub>
        </m:sSub>
      </m:oMath>
      <w:r>
        <w:t>), peak growing season length (</w:t>
      </w:r>
      <m:oMath>
        <m:sSub>
          <m:sSubPr>
            <m:ctrlPr>
              <w:rPr>
                <w:rFonts w:ascii="Cambria Math" w:hAnsi="Cambria Math"/>
              </w:rPr>
            </m:ctrlPr>
          </m:sSubPr>
          <m:e>
            <m:r>
              <w:rPr>
                <w:rFonts w:ascii="Cambria Math" w:hAnsi="Cambria Math"/>
              </w:rPr>
              <m:t>L</m:t>
            </m:r>
          </m:e>
          <m:sub>
            <m:r>
              <w:rPr>
                <w:rFonts w:ascii="Cambria Math" w:hAnsi="Cambria Math"/>
              </w:rPr>
              <m:t>pgs</m:t>
            </m:r>
          </m:sub>
        </m:sSub>
        <m:r>
          <m:rPr>
            <m:sty m:val="p"/>
          </m:rPr>
          <w:rPr>
            <w:rFonts w:ascii="Cambria Math" w:hAnsi="Cambria Math"/>
          </w:rPr>
          <m:t>=</m:t>
        </m:r>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75</m:t>
            </m:r>
          </m:sub>
        </m:sSub>
      </m:oMath>
      <w:r>
        <w:t>-</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25</m:t>
            </m:r>
          </m:sub>
        </m:sSub>
      </m:oMath>
      <w:r>
        <w:t>), the maximum daily growth rates (</w:t>
      </w:r>
      <m:oMath>
        <m:sSub>
          <m:sSubPr>
            <m:ctrlPr>
              <w:rPr>
                <w:rFonts w:ascii="Cambria Math" w:hAnsi="Cambria Math"/>
              </w:rPr>
            </m:ctrlPr>
          </m:sSubPr>
          <m:e>
            <m:r>
              <w:rPr>
                <w:rFonts w:ascii="Cambria Math" w:hAnsi="Cambria Math"/>
              </w:rPr>
              <m:t>g</m:t>
            </m:r>
          </m:e>
          <m:sub>
            <m:r>
              <w:rPr>
                <w:rFonts w:ascii="Cambria Math" w:hAnsi="Cambria Math"/>
              </w:rPr>
              <m:t>max</m:t>
            </m:r>
          </m:sub>
        </m:sSub>
      </m:oMath>
      <w:r>
        <w:t>) and the DOY on which it occurred (</w:t>
      </w:r>
      <m:oMath>
        <m:r>
          <w:rPr>
            <w:rFonts w:ascii="Cambria Math" w:hAnsi="Cambria Math"/>
          </w:rPr>
          <m:t>DO</m:t>
        </m:r>
        <m:sSub>
          <m:sSubPr>
            <m:ctrlPr>
              <w:rPr>
                <w:rFonts w:ascii="Cambria Math" w:hAnsi="Cambria Math"/>
              </w:rPr>
            </m:ctrlPr>
          </m:sSubPr>
          <m:e>
            <m:r>
              <w:rPr>
                <w:rFonts w:ascii="Cambria Math" w:hAnsi="Cambria Math"/>
              </w:rPr>
              <m:t>Y</m:t>
            </m:r>
          </m:e>
          <m:sub>
            <m:sSub>
              <m:sSubPr>
                <m:ctrlPr>
                  <w:rPr>
                    <w:rFonts w:ascii="Cambria Math" w:hAnsi="Cambria Math"/>
                  </w:rPr>
                </m:ctrlPr>
              </m:sSubPr>
              <m:e>
                <m:r>
                  <w:rPr>
                    <w:rFonts w:ascii="Cambria Math" w:hAnsi="Cambria Math"/>
                  </w:rPr>
                  <m:t>g</m:t>
                </m:r>
              </m:e>
              <m:sub>
                <m:r>
                  <w:rPr>
                    <w:rFonts w:ascii="Cambria Math" w:hAnsi="Cambria Math"/>
                  </w:rPr>
                  <m:t>max</m:t>
                </m:r>
              </m:sub>
            </m:sSub>
          </m:sub>
        </m:sSub>
      </m:oMath>
      <w:r>
        <w:t>), and total annual increment in diameter at breast height (</w:t>
      </w:r>
      <m:oMath>
        <m:r>
          <w:rPr>
            <w:rFonts w:ascii="Cambria Math" w:hAnsi="Cambria Math"/>
          </w:rPr>
          <m:t>ΔDBH</m:t>
        </m:r>
      </m:oMath>
      <w:r>
        <w:t>; Fig. 1). This analysis was performed separately for ring- and diffuse-porous species, which differ in growth phenology</w:t>
      </w:r>
      <w:r>
        <w:rPr>
          <w:vertAlign w:val="superscript"/>
        </w:rPr>
        <w:t>25</w:t>
      </w:r>
      <w:r>
        <w:t>. These stem-growth milestones were compared to canopy foliage phenology (measured at ecosystem level via remote sensing).</w:t>
      </w:r>
    </w:p>
    <w:p w14:paraId="75E73CF2" w14:textId="77777777" w:rsidR="00650871" w:rsidRDefault="00B71AC7">
      <w:pPr>
        <w:pStyle w:val="CaptionedFigure"/>
      </w:pPr>
      <w:r>
        <w:rPr>
          <w:noProof/>
        </w:rPr>
        <w:lastRenderedPageBreak/>
        <w:drawing>
          <wp:inline distT="0" distB="0" distL="0" distR="0" wp14:anchorId="07AADBC4" wp14:editId="40BDB34A">
            <wp:extent cx="5943600" cy="6964679"/>
            <wp:effectExtent l="0" t="0" r="0" b="0"/>
            <wp:docPr id="1" name="Picture" descr="Figure 1 | Summary of tree growth changes under warmer spring temperatures. (a) Schematic illustrating parameters of interest and summarizing how each responds to warmer maximum temperatures during a ‘critical temperature window’, defined as the period with the strongest control over DOY_{25}; (b) Variable definitions and summary responses to warmer spring temperatures at two temperate forests and for two groups of broadleaf deciduous species (RP=ring porous; DP=diffuse porous), where up and down arrows indicate significant increases and decreases, respectively, ‘-’ indicates no significant correlation, and ‘mixed’ indicates a mix of significant and non-significant correlations, often in different directions."/>
            <wp:cNvGraphicFramePr/>
            <a:graphic xmlns:a="http://schemas.openxmlformats.org/drawingml/2006/main">
              <a:graphicData uri="http://schemas.openxmlformats.org/drawingml/2006/picture">
                <pic:pic xmlns:pic="http://schemas.openxmlformats.org/drawingml/2006/picture">
                  <pic:nvPicPr>
                    <pic:cNvPr id="0" name="Picture" descr="tables_figures/schematic_summary_with_table.png"/>
                    <pic:cNvPicPr>
                      <a:picLocks noChangeAspect="1" noChangeArrowheads="1"/>
                    </pic:cNvPicPr>
                  </pic:nvPicPr>
                  <pic:blipFill>
                    <a:blip r:embed="rId12"/>
                    <a:stretch>
                      <a:fillRect/>
                    </a:stretch>
                  </pic:blipFill>
                  <pic:spPr bwMode="auto">
                    <a:xfrm>
                      <a:off x="0" y="0"/>
                      <a:ext cx="5943600" cy="6964679"/>
                    </a:xfrm>
                    <a:prstGeom prst="rect">
                      <a:avLst/>
                    </a:prstGeom>
                    <a:noFill/>
                    <a:ln w="9525">
                      <a:noFill/>
                      <a:headEnd/>
                      <a:tailEnd/>
                    </a:ln>
                  </pic:spPr>
                </pic:pic>
              </a:graphicData>
            </a:graphic>
          </wp:inline>
        </w:drawing>
      </w:r>
    </w:p>
    <w:p w14:paraId="431A11C4" w14:textId="77777777" w:rsidR="00650871" w:rsidRDefault="00B71AC7">
      <w:pPr>
        <w:pStyle w:val="ImageCaption"/>
      </w:pPr>
      <w:r>
        <w:rPr>
          <w:b/>
          <w:bCs/>
        </w:rPr>
        <w:t>Figure 1 | Summary of tree growth changes under warmer spring temperatures.</w:t>
      </w:r>
      <w:r>
        <w:t xml:space="preserve"> (a) Schematic illustrating parameters of interest and summarizing how each responds to warmer maximum temperatures during a ‘critical temperature window’, defined as the period with the strongest control over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25</m:t>
            </m:r>
          </m:sub>
        </m:sSub>
      </m:oMath>
      <w:r>
        <w:t xml:space="preserve">; (b) Variable definitions and summary responses to warmer spring temperatures at two temperate forests and for two groups of broadleaf deciduous species (RP=ring porous; DP=diffuse porous), where up and down arrows indicate </w:t>
      </w:r>
      <w:commentRangeStart w:id="18"/>
      <w:r>
        <w:t xml:space="preserve">significant increases and decreases, respectively, ‘-’ indicates no significant </w:t>
      </w:r>
      <w:commentRangeEnd w:id="18"/>
      <w:r w:rsidR="00436FE6">
        <w:rPr>
          <w:rStyle w:val="CommentReference"/>
          <w:i w:val="0"/>
        </w:rPr>
        <w:lastRenderedPageBreak/>
        <w:commentReference w:id="18"/>
      </w:r>
      <w:r>
        <w:t>correlation, and ‘mixed’ indicates a mix of significant and non-significant correlations, often in different directions.</w:t>
      </w:r>
    </w:p>
    <w:p w14:paraId="5A285DCC" w14:textId="77777777" w:rsidR="00650871" w:rsidRDefault="00B71AC7">
      <w:pPr>
        <w:pStyle w:val="BodyText"/>
      </w:pPr>
      <w:r>
        <w:t>Growth milestones for both canopy foliage phenology and stem growth occurred 6-10 days earlier, on average, at SCBI than at Harvard Forest (Fig. 2, Extended Data Table 2). Consistent with the results of Ref</w:t>
      </w:r>
      <w:r>
        <w:rPr>
          <w:vertAlign w:val="superscript"/>
        </w:rPr>
        <w:t>25</w:t>
      </w:r>
      <w:r>
        <w:t xml:space="preserve">, ring-porous species began growing earlier, reaching the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25</m:t>
            </m:r>
          </m:sub>
        </m:sSub>
      </m:oMath>
      <w:r>
        <w:t xml:space="preserve"> benchmark earlier (by 31 days at SCBI and 32 at Harvard Forest), and their growth was spread over a longer growing season (average </w:t>
      </w:r>
      <m:oMath>
        <m:sSub>
          <m:sSubPr>
            <m:ctrlPr>
              <w:rPr>
                <w:rFonts w:ascii="Cambria Math" w:hAnsi="Cambria Math"/>
              </w:rPr>
            </m:ctrlPr>
          </m:sSubPr>
          <m:e>
            <m:r>
              <w:rPr>
                <w:rFonts w:ascii="Cambria Math" w:hAnsi="Cambria Math"/>
              </w:rPr>
              <m:t>L</m:t>
            </m:r>
          </m:e>
          <m:sub>
            <m:r>
              <w:rPr>
                <w:rFonts w:ascii="Cambria Math" w:hAnsi="Cambria Math"/>
              </w:rPr>
              <m:t>PGS</m:t>
            </m:r>
          </m:sub>
        </m:sSub>
      </m:oMath>
      <w:r>
        <w:t xml:space="preserve"> 21 and 19 days longer at SCBI and Harvard Forest, respectively; Fig. 2, Extended Data Figure 2, Extended Data Table 2). Peak growing season length was similar across sites, with </w:t>
      </w:r>
      <m:oMath>
        <m:sSub>
          <m:sSubPr>
            <m:ctrlPr>
              <w:rPr>
                <w:rFonts w:ascii="Cambria Math" w:hAnsi="Cambria Math"/>
              </w:rPr>
            </m:ctrlPr>
          </m:sSubPr>
          <m:e>
            <m:r>
              <w:rPr>
                <w:rFonts w:ascii="Cambria Math" w:hAnsi="Cambria Math"/>
              </w:rPr>
              <m:t>L</m:t>
            </m:r>
          </m:e>
          <m:sub>
            <m:r>
              <w:rPr>
                <w:rFonts w:ascii="Cambria Math" w:hAnsi="Cambria Math"/>
              </w:rPr>
              <m:t>PGS</m:t>
            </m:r>
          </m:sub>
        </m:sSub>
      </m:oMath>
      <w:r>
        <w:t xml:space="preserve"> being, on average, only two days longer at SCBI for ring-porous species and less than one day longer for diffuse-porous species (Extended Data Table 2).</w:t>
      </w:r>
    </w:p>
    <w:p w14:paraId="59A353E4" w14:textId="77777777" w:rsidR="00650871" w:rsidRDefault="00B71AC7">
      <w:pPr>
        <w:pStyle w:val="CaptionedFigure"/>
      </w:pPr>
      <w:r>
        <w:rPr>
          <w:noProof/>
        </w:rPr>
        <w:drawing>
          <wp:inline distT="0" distB="0" distL="0" distR="0" wp14:anchorId="4893E37E" wp14:editId="6C8B28CB">
            <wp:extent cx="5943600" cy="4953000"/>
            <wp:effectExtent l="0" t="0" r="0" b="0"/>
            <wp:docPr id="2" name="Picture" descr="Figure 2 | Foliage (a,b) and stem growth (c,d) phenology at the Smithsonian Conservation Biology Institute (a,c) and Harvard Forest (b,d). Panels (a-b) show ecosystem-level canopy foliage phenology from 2001-2018, obtained from the MODIS Global Vegetation Phenology product (MCD12Q2.006), where G = Greenup, M=Mid-greenup, P=peak, and S=Senescence (i.e., beginning of green-down). Panels (c-d) show the dates at which stem growth milestones were achieved, on average, for sampled populations of ring-porous and diffuse-porous trees at SCBI (2011-2020) and Harvard Forest (1998-2003). Mean temperature was calculated for each wood-type/site combination over the respective critical T_{max} window, then turned into a ratio and assigned a color on a gradient where the coldest year in the sample is blue and the warmest is red."/>
            <wp:cNvGraphicFramePr/>
            <a:graphic xmlns:a="http://schemas.openxmlformats.org/drawingml/2006/main">
              <a:graphicData uri="http://schemas.openxmlformats.org/drawingml/2006/picture">
                <pic:pic xmlns:pic="http://schemas.openxmlformats.org/drawingml/2006/picture">
                  <pic:nvPicPr>
                    <pic:cNvPr id="0" name="Picture" descr="tables_figures/DOYtiming_allyears.png"/>
                    <pic:cNvPicPr>
                      <a:picLocks noChangeAspect="1" noChangeArrowheads="1"/>
                    </pic:cNvPicPr>
                  </pic:nvPicPr>
                  <pic:blipFill>
                    <a:blip r:embed="rId13"/>
                    <a:stretch>
                      <a:fillRect/>
                    </a:stretch>
                  </pic:blipFill>
                  <pic:spPr bwMode="auto">
                    <a:xfrm>
                      <a:off x="0" y="0"/>
                      <a:ext cx="5943600" cy="4953000"/>
                    </a:xfrm>
                    <a:prstGeom prst="rect">
                      <a:avLst/>
                    </a:prstGeom>
                    <a:noFill/>
                    <a:ln w="9525">
                      <a:noFill/>
                      <a:headEnd/>
                      <a:tailEnd/>
                    </a:ln>
                  </pic:spPr>
                </pic:pic>
              </a:graphicData>
            </a:graphic>
          </wp:inline>
        </w:drawing>
      </w:r>
    </w:p>
    <w:p w14:paraId="69D64A89" w14:textId="77777777" w:rsidR="00650871" w:rsidRDefault="00B71AC7">
      <w:pPr>
        <w:pStyle w:val="ImageCaption"/>
      </w:pPr>
      <w:commentRangeStart w:id="19"/>
      <w:commentRangeStart w:id="20"/>
      <w:r>
        <w:rPr>
          <w:b/>
          <w:bCs/>
        </w:rPr>
        <w:t>Figure 2</w:t>
      </w:r>
      <w:commentRangeEnd w:id="19"/>
      <w:r w:rsidR="001847D7">
        <w:rPr>
          <w:rStyle w:val="CommentReference"/>
          <w:i w:val="0"/>
        </w:rPr>
        <w:commentReference w:id="19"/>
      </w:r>
      <w:commentRangeEnd w:id="20"/>
      <w:r w:rsidR="00EC399F">
        <w:rPr>
          <w:rStyle w:val="CommentReference"/>
          <w:i w:val="0"/>
        </w:rPr>
        <w:commentReference w:id="20"/>
      </w:r>
      <w:r>
        <w:rPr>
          <w:b/>
          <w:bCs/>
        </w:rPr>
        <w:t xml:space="preserve"> | Foliage (</w:t>
      </w:r>
      <w:proofErr w:type="spellStart"/>
      <w:proofErr w:type="gramStart"/>
      <w:r>
        <w:rPr>
          <w:b/>
          <w:bCs/>
        </w:rPr>
        <w:t>a,b</w:t>
      </w:r>
      <w:proofErr w:type="spellEnd"/>
      <w:proofErr w:type="gramEnd"/>
      <w:r>
        <w:rPr>
          <w:b/>
          <w:bCs/>
        </w:rPr>
        <w:t>) and stem growth (c,d) phenology at the Smithsonian Conservation Biology Institute (a,c) and Harvard Forest (b,d).</w:t>
      </w:r>
      <w:r>
        <w:t xml:space="preserve"> Panels (a-b) show ecosystem-level canopy foliage phenology from 2001-2018, obtained from the MODIS Global Vegetation Phenology product (MCD12Q2.006), where G = Greenup, M=Mid-greenup, P=peak, and S=Senescence (i.e., beginning of </w:t>
      </w:r>
      <w:r>
        <w:lastRenderedPageBreak/>
        <w:t xml:space="preserve">green-down). Panels (c-d) show the dates at which stem growth milestones were achieved, on average, for sampled populations of ring-porous and diffuse-porous trees at SCBI (2011-2020) and Harvard Forest (1998-2003). Mean temperature was calculated for each wood-type/site combination over the respective critical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window, then turned into a ratio and assigned a color on a gradient where the coldest year in the sample is blue and the warmest is red.</w:t>
      </w:r>
    </w:p>
    <w:p w14:paraId="5CF65B82" w14:textId="77777777" w:rsidR="00650871" w:rsidRDefault="00B71AC7">
      <w:pPr>
        <w:pStyle w:val="BodyText"/>
      </w:pPr>
      <w:r>
        <w:t>Both MODIS-derived canopy foliage phenology and dendrometer band measurements of stem growth phenology generally shifted backwards as spring temperatures increased (Fig. 2, Extended Data Figures 4-5). We found a consistent effect of temperature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or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throughout the spring, but the strongest effects on stem-growth phenology were found using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during a critical temperatrue window (CTW). CTW was identified by measuring the correlation between all combinations of weekly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and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25</m:t>
            </m:r>
          </m:sub>
        </m:sSub>
      </m:oMath>
      <w:r>
        <w:t xml:space="preserve"> from January 1 and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25</m:t>
            </m:r>
          </m:sub>
        </m:sSub>
      </m:oMath>
      <w:r>
        <w:t xml:space="preserve"> (Extended Data Figure 3). The CTW was defined as the week(s) which had the strongest correlation with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25</m:t>
            </m:r>
          </m:sub>
        </m:sSub>
      </m:oMath>
      <w:r>
        <w:t>.</w:t>
      </w:r>
    </w:p>
    <w:p w14:paraId="72218016" w14:textId="77777777" w:rsidR="00650871" w:rsidRDefault="00B71AC7">
      <w:pPr>
        <w:pStyle w:val="BodyText"/>
      </w:pPr>
      <w:r>
        <w:t xml:space="preserve">For ring- and diffuse- porous species at both sites, warmer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in the CTW resulted in earlier achievement of phenological milestones. Consistent with findings from previous studies</w:t>
      </w:r>
      <w:r>
        <w:rPr>
          <w:vertAlign w:val="superscript"/>
        </w:rPr>
        <w:t>30</w:t>
      </w:r>
      <w:r>
        <w:t>, leaf phenological milestones advanced at both sites (Fig. 2a-b, Extended Data Table 2), with greenup (DOY when EVI2 first crossed 15% of the segment EVI2 amplitude) advancing 4.5 days/</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C at SCBI (p=0.001) and 2.4 days/ </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C at Harvard Forest (p=0.1). Similarly, at both sites, the stem growth milestones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25</m:t>
            </m:r>
          </m:sub>
        </m:sSub>
      </m:oMath>
      <w:r>
        <w:t xml:space="preserve">,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50</m:t>
            </m:r>
          </m:sub>
        </m:sSub>
      </m:oMath>
      <w:r>
        <w:t xml:space="preserve">,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75</m:t>
            </m:r>
          </m:sub>
        </m:sSub>
      </m:oMath>
      <w:r>
        <w:t xml:space="preserve">, and </w:t>
      </w:r>
      <m:oMath>
        <m:r>
          <w:rPr>
            <w:rFonts w:ascii="Cambria Math" w:hAnsi="Cambria Math"/>
          </w:rPr>
          <m:t>DO</m:t>
        </m:r>
        <m:sSub>
          <m:sSubPr>
            <m:ctrlPr>
              <w:rPr>
                <w:rFonts w:ascii="Cambria Math" w:hAnsi="Cambria Math"/>
              </w:rPr>
            </m:ctrlPr>
          </m:sSubPr>
          <m:e>
            <m:r>
              <w:rPr>
                <w:rFonts w:ascii="Cambria Math" w:hAnsi="Cambria Math"/>
              </w:rPr>
              <m:t>Y</m:t>
            </m:r>
          </m:e>
          <m:sub>
            <m:sSub>
              <m:sSubPr>
                <m:ctrlPr>
                  <w:rPr>
                    <w:rFonts w:ascii="Cambria Math" w:hAnsi="Cambria Math"/>
                  </w:rPr>
                </m:ctrlPr>
              </m:sSubPr>
              <m:e>
                <m:r>
                  <w:rPr>
                    <w:rFonts w:ascii="Cambria Math" w:hAnsi="Cambria Math"/>
                  </w:rPr>
                  <m:t>g</m:t>
                </m:r>
              </m:e>
              <m:sub>
                <m:r>
                  <w:rPr>
                    <w:rFonts w:ascii="Cambria Math" w:hAnsi="Cambria Math"/>
                  </w:rPr>
                  <m:t>max</m:t>
                </m:r>
              </m:sub>
            </m:sSub>
          </m:sub>
        </m:sSub>
      </m:oMath>
      <w:r>
        <w:t xml:space="preserve"> all decreased with mean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during the critical temperature window (Figs. 1, 2c-d; Extended Data Figures 4-5). Specifically,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25</m:t>
            </m:r>
          </m:sub>
        </m:sSub>
      </m:oMath>
      <w:r>
        <w:t xml:space="preserve">,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50</m:t>
            </m:r>
          </m:sub>
        </m:sSub>
      </m:oMath>
      <w:r>
        <w:t xml:space="preserve">, and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75</m:t>
            </m:r>
          </m:sub>
        </m:sSub>
      </m:oMath>
      <w:r>
        <w:t xml:space="preserve"> advanced 1.1-1.9 days/ </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C for ring-porous species and 3.5-3.6 days/ </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C for diffuse-porous species at SCBI, and 2.8-7.2 days/ </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C for ring-porous species and 6.6-7.9 days/ </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C for diffuse-porous species at Harvard Forest (Extended Data Table 2).</w:t>
      </w:r>
    </w:p>
    <w:p w14:paraId="0A3BC17C" w14:textId="77777777" w:rsidR="00650871" w:rsidRDefault="00B71AC7">
      <w:pPr>
        <w:pStyle w:val="BodyText"/>
      </w:pPr>
      <w:r>
        <w:t>Whereas the length of time between canopy greenup and senescence (</w:t>
      </w:r>
      <w:r>
        <w:rPr>
          <w:i/>
          <w:iCs/>
        </w:rPr>
        <w:t>i.e.,</w:t>
      </w:r>
      <w:r>
        <w:t xml:space="preserve"> the day when greenness dropped below 90% of its peak) increased in years with warmer temperatures during the critical temperature window compared to those with cooler temperatures (Fig. 2a-b), there was no consistent lengthening of </w:t>
      </w:r>
      <m:oMath>
        <m:sSub>
          <m:sSubPr>
            <m:ctrlPr>
              <w:rPr>
                <w:rFonts w:ascii="Cambria Math" w:hAnsi="Cambria Math"/>
              </w:rPr>
            </m:ctrlPr>
          </m:sSubPr>
          <m:e>
            <m:r>
              <w:rPr>
                <w:rFonts w:ascii="Cambria Math" w:hAnsi="Cambria Math"/>
              </w:rPr>
              <m:t>L</m:t>
            </m:r>
          </m:e>
          <m:sub>
            <m:r>
              <w:rPr>
                <w:rFonts w:ascii="Cambria Math" w:hAnsi="Cambria Math"/>
              </w:rPr>
              <m:t>PGS</m:t>
            </m:r>
          </m:sub>
        </m:sSub>
      </m:oMath>
      <w:r>
        <w:t xml:space="preserve"> (Fig. 1, Extended Data Figures 4-5).</w:t>
      </w:r>
    </w:p>
    <w:p w14:paraId="317A5E55" w14:textId="77777777" w:rsidR="00650871" w:rsidRDefault="00B71AC7">
      <w:pPr>
        <w:pStyle w:val="BodyText"/>
      </w:pPr>
      <w:r>
        <w:t xml:space="preserve">In contrast to the pronounced effects of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on the timing of growth, its effects on </w:t>
      </w:r>
      <m:oMath>
        <m:sSub>
          <m:sSubPr>
            <m:ctrlPr>
              <w:rPr>
                <w:rFonts w:ascii="Cambria Math" w:hAnsi="Cambria Math"/>
              </w:rPr>
            </m:ctrlPr>
          </m:sSubPr>
          <m:e>
            <m:r>
              <w:rPr>
                <w:rFonts w:ascii="Cambria Math" w:hAnsi="Cambria Math"/>
              </w:rPr>
              <m:t>g</m:t>
            </m:r>
          </m:e>
          <m:sub>
            <m:r>
              <w:rPr>
                <w:rFonts w:ascii="Cambria Math" w:hAnsi="Cambria Math"/>
              </w:rPr>
              <m:t>max</m:t>
            </m:r>
          </m:sub>
        </m:sSub>
      </m:oMath>
      <w:r>
        <w:t xml:space="preserve"> and </w:t>
      </w:r>
      <m:oMath>
        <m:r>
          <w:rPr>
            <w:rFonts w:ascii="Cambria Math" w:hAnsi="Cambria Math"/>
          </w:rPr>
          <m:t>ΔDBH</m:t>
        </m:r>
      </m:oMath>
      <w:r>
        <w:t xml:space="preserve"> were weak and inconsistent (Figs. 1, Extended Data Figures 4-5). Specifically, </w:t>
      </w:r>
      <m:oMath>
        <m:sSub>
          <m:sSubPr>
            <m:ctrlPr>
              <w:rPr>
                <w:rFonts w:ascii="Cambria Math" w:hAnsi="Cambria Math"/>
              </w:rPr>
            </m:ctrlPr>
          </m:sSubPr>
          <m:e>
            <m:r>
              <w:rPr>
                <w:rFonts w:ascii="Cambria Math" w:hAnsi="Cambria Math"/>
              </w:rPr>
              <m:t>g</m:t>
            </m:r>
          </m:e>
          <m:sub>
            <m:r>
              <w:rPr>
                <w:rFonts w:ascii="Cambria Math" w:hAnsi="Cambria Math"/>
              </w:rPr>
              <m:t>max</m:t>
            </m:r>
          </m:sub>
        </m:sSub>
      </m:oMath>
      <w:r>
        <w:t xml:space="preserve">, which occurred very close to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50</m:t>
            </m:r>
          </m:sub>
        </m:sSub>
      </m:oMath>
      <w:r>
        <w:t xml:space="preserve"> (on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g</m:t>
            </m:r>
            <m:r>
              <m:rPr>
                <m:sty m:val="p"/>
              </m:rPr>
              <w:rPr>
                <w:rFonts w:ascii="Cambria Math" w:hAnsi="Cambria Math"/>
              </w:rPr>
              <m:t>.</m:t>
            </m:r>
            <m:r>
              <w:rPr>
                <w:rFonts w:ascii="Cambria Math" w:hAnsi="Cambria Math"/>
              </w:rPr>
              <m:t>max</m:t>
            </m:r>
          </m:sub>
        </m:sSub>
      </m:oMath>
      <w:r>
        <w:t xml:space="preserve">; Extended Data Table 2), displayed either no relationship to mean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during the critical temperature window (SCBI), or extremely small changes in opposite directions for ring- and diffuse- porous species (Harvard Forest). </w:t>
      </w:r>
      <m:oMath>
        <m:r>
          <w:rPr>
            <w:rFonts w:ascii="Cambria Math" w:hAnsi="Cambria Math"/>
          </w:rPr>
          <m:t>ΔDBH</m:t>
        </m:r>
      </m:oMath>
      <w:r>
        <w:t xml:space="preserve"> displayed no relationship with mean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during the critical temperature window (Extended Data Figure 4).</w:t>
      </w:r>
    </w:p>
    <w:p w14:paraId="3E81A3C4" w14:textId="3866521F" w:rsidR="00650871" w:rsidRDefault="00B71AC7">
      <w:pPr>
        <w:pStyle w:val="Heading2"/>
      </w:pPr>
      <w:r>
        <w:t>Tree</w:t>
      </w:r>
      <w:ins w:id="21" w:author="Harley, Grant (gharley@uidaho.edu)" w:date="2021-11-17T04:10:00Z">
        <w:r w:rsidR="00DF703C">
          <w:t>-</w:t>
        </w:r>
      </w:ins>
      <w:del w:id="22" w:author="Harley, Grant (gharley@uidaho.edu)" w:date="2021-11-17T04:10:00Z">
        <w:r w:rsidDel="00DF703C">
          <w:delText xml:space="preserve"> </w:delText>
        </w:r>
      </w:del>
      <w:r>
        <w:t>ring analysis</w:t>
      </w:r>
    </w:p>
    <w:p w14:paraId="0E747B96" w14:textId="77777777" w:rsidR="00650871" w:rsidRDefault="00B71AC7">
      <w:pPr>
        <w:pStyle w:val="FirstParagraph"/>
      </w:pPr>
      <w:r>
        <w:t>To understand how annual growth increments have responded to spring temperatures at the centennial scale, we analyzed tree-ring chronologies of 12 species at SCBI</w:t>
      </w:r>
      <w:r>
        <w:rPr>
          <w:vertAlign w:val="superscript"/>
        </w:rPr>
        <w:t>27</w:t>
      </w:r>
      <w:r>
        <w:t xml:space="preserve"> and 4 species at Harvard Forest (Extended Data Table 1), along with an additional 191 chronologies from 106 sites (Fig. 3; Extended Data Figure 1; Extended Data Table 3)</w:t>
      </w:r>
      <w:r>
        <w:rPr>
          <w:vertAlign w:val="superscript"/>
        </w:rPr>
        <w:t>26</w:t>
      </w:r>
      <w:r>
        <w:t xml:space="preserve">. In total, our analysis included </w:t>
      </w:r>
      <w:r>
        <w:lastRenderedPageBreak/>
        <w:t xml:space="preserve">207 chronologies representing 24 broadleaf species at 108 sites distributed from Alabama (Lat = 34.35) to Michigan (Lat = 45.56) and spanning a 15 </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C range in April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Across all chronologies, </w:t>
      </w:r>
      <w:commentRangeStart w:id="23"/>
      <w:r>
        <w:t>RWI</w:t>
      </w:r>
      <w:commentRangeEnd w:id="23"/>
      <w:r w:rsidR="00E234CD">
        <w:rPr>
          <w:rStyle w:val="CommentReference"/>
        </w:rPr>
        <w:commentReference w:id="23"/>
      </w:r>
      <w:r>
        <w:t xml:space="preserve"> was significantly (at p </w:t>
      </w:r>
      <m:oMath>
        <m:r>
          <m:rPr>
            <m:sty m:val="p"/>
          </m:rPr>
          <w:rPr>
            <w:rFonts w:ascii="Cambria Math" w:hAnsi="Cambria Math"/>
          </w:rPr>
          <m:t>≤</m:t>
        </m:r>
      </m:oMath>
      <w:r>
        <w:t xml:space="preserve"> 0.05) positively correlated with April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for only 2% of chronologies: 1 of 142 ring-porous and 4 of 66 diffuse-porous species-site combinations (Extended Data Table 3). In contrast, RWI was frequently negatively correlated with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during peak growing season months (May-August), with significant correlations for 52% (May: 45/141, Jun: 107/141, Jul: 91/141, Aug: 53/141) and 46% (May: 10/66, Jun: 52/66, Jul: 36/66, Aug: 23/66) of species-site-month combinations for ring-porous and diffuse-porous species, respectively.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generally exibited weaker relationships to annual growth than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with few significant correlations between spring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and RWI (Extended Data Figure 6).</w:t>
      </w:r>
    </w:p>
    <w:p w14:paraId="25B5D3C1" w14:textId="77777777" w:rsidR="00650871" w:rsidRDefault="00B71AC7">
      <w:pPr>
        <w:pStyle w:val="BodyText"/>
      </w:pPr>
      <w:r>
        <w:t xml:space="preserve">To test whether the negative effect of summer temperatures might offset an enhancement of growth by warmer spring temperatures, we tested for the joint effects of April and June-July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on RWI. Results were qualitatively similar to the univariate correlations (Fig. 3), with significant (at p = 0.05) positive correlations to April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for only 4% of chronologies and significant negative correlations with June-July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for 77% of chronologies, supporting that summer temperatures were the more important driver of annual stem growth (Extended Data Table 3).</w:t>
      </w:r>
    </w:p>
    <w:p w14:paraId="4B8957AC" w14:textId="77777777" w:rsidR="00650871" w:rsidRDefault="00B71AC7">
      <w:pPr>
        <w:pStyle w:val="CaptionedFigure"/>
      </w:pPr>
      <w:r>
        <w:rPr>
          <w:noProof/>
        </w:rPr>
        <w:lastRenderedPageBreak/>
        <w:drawing>
          <wp:inline distT="0" distB="0" distL="0" distR="0" wp14:anchorId="31A8F3A6" wp14:editId="3998038B">
            <wp:extent cx="5943600" cy="5813685"/>
            <wp:effectExtent l="0" t="0" r="0" b="0"/>
            <wp:docPr id="3" name="Picture" descr="Figure 3 | Sensitivity of annual growth, as derived from tree-rings, to monthly mean maximum temperatures (T_{max}), for 207 chronologies from 108 sites across eastern North America (Extended Data Figure 1). Colors indicate the correlation between monthly T_{max} and a dimensionless ring width index (RWI) derived from the multiple trees that form each chronology and emphasizing interannual variability associated with climate. Chronologies are grouped by xylem porosity and ordered by mean April T_{max}. Plots are annotated to highlight records from our two focal sites, the Smithsonian Conservation Biology Institute (SCBI) and Harvard Forest (HF) (Extended Data Table 1). Species analyzed and numbers of significant correlations to T_{max} are summarized in Extended Data Table 3, and chronology details are given in SI Table 1."/>
            <wp:cNvGraphicFramePr/>
            <a:graphic xmlns:a="http://schemas.openxmlformats.org/drawingml/2006/main">
              <a:graphicData uri="http://schemas.openxmlformats.org/drawingml/2006/picture">
                <pic:pic xmlns:pic="http://schemas.openxmlformats.org/drawingml/2006/picture">
                  <pic:nvPicPr>
                    <pic:cNvPr id="0" name="Picture" descr="tables_figures/tree_rings_tmax.png"/>
                    <pic:cNvPicPr>
                      <a:picLocks noChangeAspect="1" noChangeArrowheads="1"/>
                    </pic:cNvPicPr>
                  </pic:nvPicPr>
                  <pic:blipFill>
                    <a:blip r:embed="rId14"/>
                    <a:stretch>
                      <a:fillRect/>
                    </a:stretch>
                  </pic:blipFill>
                  <pic:spPr bwMode="auto">
                    <a:xfrm>
                      <a:off x="0" y="0"/>
                      <a:ext cx="5943600" cy="5813685"/>
                    </a:xfrm>
                    <a:prstGeom prst="rect">
                      <a:avLst/>
                    </a:prstGeom>
                    <a:noFill/>
                    <a:ln w="9525">
                      <a:noFill/>
                      <a:headEnd/>
                      <a:tailEnd/>
                    </a:ln>
                  </pic:spPr>
                </pic:pic>
              </a:graphicData>
            </a:graphic>
          </wp:inline>
        </w:drawing>
      </w:r>
    </w:p>
    <w:p w14:paraId="6EF5430A" w14:textId="35EC71DB" w:rsidR="00650871" w:rsidRDefault="00B71AC7">
      <w:pPr>
        <w:pStyle w:val="ImageCaption"/>
      </w:pPr>
      <w:commentRangeStart w:id="24"/>
      <w:commentRangeStart w:id="25"/>
      <w:r>
        <w:rPr>
          <w:b/>
          <w:bCs/>
        </w:rPr>
        <w:t xml:space="preserve">Figure 3 </w:t>
      </w:r>
      <w:commentRangeEnd w:id="24"/>
      <w:r w:rsidR="00DF703C">
        <w:rPr>
          <w:rStyle w:val="CommentReference"/>
          <w:i w:val="0"/>
        </w:rPr>
        <w:commentReference w:id="24"/>
      </w:r>
      <w:commentRangeEnd w:id="25"/>
      <w:r w:rsidR="00EC399F">
        <w:rPr>
          <w:rStyle w:val="CommentReference"/>
          <w:i w:val="0"/>
        </w:rPr>
        <w:commentReference w:id="25"/>
      </w:r>
      <w:r>
        <w:rPr>
          <w:b/>
          <w:bCs/>
        </w:rPr>
        <w:t>| Sensitivity of annual growth, as derived from tree</w:t>
      </w:r>
      <w:ins w:id="26" w:author="Harley, Grant (gharley@uidaho.edu)" w:date="2021-11-17T04:22:00Z">
        <w:r w:rsidR="001847D7">
          <w:rPr>
            <w:b/>
            <w:bCs/>
          </w:rPr>
          <w:t xml:space="preserve"> </w:t>
        </w:r>
      </w:ins>
      <w:del w:id="27" w:author="Harley, Grant (gharley@uidaho.edu)" w:date="2021-11-17T04:22:00Z">
        <w:r w:rsidDel="001847D7">
          <w:rPr>
            <w:b/>
            <w:bCs/>
          </w:rPr>
          <w:delText>-</w:delText>
        </w:r>
      </w:del>
      <w:r>
        <w:rPr>
          <w:b/>
          <w:bCs/>
        </w:rPr>
        <w:t>rings, to monthly mean maximum temperatures (</w:t>
      </w:r>
      <m:oMath>
        <m:sSub>
          <m:sSubPr>
            <m:ctrlPr>
              <w:rPr>
                <w:rFonts w:ascii="Cambria Math" w:hAnsi="Cambria Math"/>
              </w:rPr>
            </m:ctrlPr>
          </m:sSubPr>
          <m:e>
            <m:r>
              <w:rPr>
                <w:rFonts w:ascii="Cambria Math" w:hAnsi="Cambria Math"/>
              </w:rPr>
              <m:t>T</m:t>
            </m:r>
          </m:e>
          <m:sub>
            <m:r>
              <w:rPr>
                <w:rFonts w:ascii="Cambria Math" w:hAnsi="Cambria Math"/>
              </w:rPr>
              <m:t>max</m:t>
            </m:r>
          </m:sub>
        </m:sSub>
      </m:oMath>
      <w:r>
        <w:rPr>
          <w:b/>
          <w:bCs/>
        </w:rPr>
        <w:t>), for 207 chronologies from 108 sites across eastern North America</w:t>
      </w:r>
      <w:r>
        <w:t xml:space="preserve"> (Extended Data Figure 1). Colors indicate the correlation between monthly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and a dimensionless ring width index (RWI) derived from the multiple trees that form each chronology and emphasizing interannual variability associated with climate. Chronologies are grouped by xylem porosity and ordered by mean April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Plots are annotated to highlight records from our two focal sites, the Smithsonian Conservation Biology Institute (SCBI) and Harvard Forest (HF) (Extended Data Table 1). Species analyzed and numbers of significant correlations to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are summarized in Extended Data Table 3, and chronology details are given in SI Table 1.</w:t>
      </w:r>
    </w:p>
    <w:p w14:paraId="5219C381" w14:textId="77777777" w:rsidR="00650871" w:rsidRDefault="00B71AC7">
      <w:pPr>
        <w:pStyle w:val="Heading2"/>
      </w:pPr>
      <w:bookmarkStart w:id="28" w:name="Discussion"/>
      <w:r>
        <w:lastRenderedPageBreak/>
        <w:t>Discussion</w:t>
      </w:r>
    </w:p>
    <w:p w14:paraId="416E02DB" w14:textId="77777777" w:rsidR="00650871" w:rsidRDefault="00B71AC7">
      <w:pPr>
        <w:pStyle w:val="FirstParagraph"/>
      </w:pPr>
      <w:r>
        <w:t>Together, our results demonstrate that warmer spring temperatures in the temperate deciduous forests of eastern North America advance the phenology of tree stem growth but have little effect on annual woody productivity (Figs. 1- 3). The observed phenological advance in the start of stem growth under warmer springs parallels phenological advances observed for canopy foliage (Fig. 2a-b)</w:t>
      </w:r>
      <w:r>
        <w:rPr>
          <w:vertAlign w:val="superscript"/>
        </w:rPr>
        <w:t>2,4,5</w:t>
      </w:r>
      <w:r>
        <w:t xml:space="preserve"> and </w:t>
      </w:r>
      <w:r>
        <w:rPr>
          <w:i/>
          <w:iCs/>
        </w:rPr>
        <w:t>NEE</w:t>
      </w:r>
      <w:r>
        <w:rPr>
          <w:vertAlign w:val="superscript"/>
        </w:rPr>
        <w:t>2,4</w:t>
      </w:r>
      <w:r>
        <w:t>. However, inconsistent with the concept that an earlier start to growth would increase annual woody productivity, we demonstrate that warmer springs hasten the cessation of stem expansion and thereby have negligible effect on total annual growth for most species and locations (Fig. 3). Our observations suggest that the cessation of rapid stem expansion, which occurs mid-summer near the time of peak canopy greenness (Extended Data Figure 2)</w:t>
      </w:r>
      <w:r>
        <w:rPr>
          <w:vertAlign w:val="superscript"/>
        </w:rPr>
        <w:t>4</w:t>
      </w:r>
      <w:r>
        <w:t>, is likely driven by cues other than photosynthate limitation, such as daylength or sink limitation, which also play an important role in autumn leaf senescence</w:t>
      </w:r>
      <w:r>
        <w:rPr>
          <w:vertAlign w:val="superscript"/>
        </w:rPr>
        <w:t>17,23,31</w:t>
      </w:r>
      <w:r>
        <w:t>. Our tree-ring analysis (Fig. 3) demonstrates that the primary effect of warming temperatures on annual tree growth is not an augmentation through an earlier start to growth, but rather a reduction associated to drought stress during the peak growing season</w:t>
      </w:r>
      <w:r>
        <w:rPr>
          <w:vertAlign w:val="superscript"/>
        </w:rPr>
        <w:t>26</w:t>
      </w:r>
      <w:r>
        <w:t>. Warm springs may also amplify summer drought stress in some times and places, effectively canceling out any positive effects of an extended growing period</w:t>
      </w:r>
      <w:r>
        <w:rPr>
          <w:vertAlign w:val="superscript"/>
        </w:rPr>
        <w:t>3,32</w:t>
      </w:r>
      <w:r>
        <w:t>; however, spring temperatures and summer Standardized Precipitation Evapotranspiration Index</w:t>
      </w:r>
      <w:r>
        <w:rPr>
          <w:vertAlign w:val="superscript"/>
        </w:rPr>
        <w:t>33</w:t>
      </w:r>
      <w:r>
        <w:t xml:space="preserve"> were uncorrelated within our dendrometer band analysis, implying that the effects of warm spring temperatures on growth phenology elucidated here (Fig. 1) were not attributable to summer drought.</w:t>
      </w:r>
    </w:p>
    <w:p w14:paraId="347060FA" w14:textId="77777777" w:rsidR="00650871" w:rsidRDefault="00B71AC7">
      <w:pPr>
        <w:pStyle w:val="BodyText"/>
      </w:pPr>
      <w:r>
        <w:t xml:space="preserve">Our finding that interannual variation in woody growth is more strongly linked to conditions during the peak growing season than to growing season length aligns with parallel findings for </w:t>
      </w:r>
      <w:r>
        <w:rPr>
          <w:i/>
          <w:iCs/>
        </w:rPr>
        <w:t>NEE</w:t>
      </w:r>
      <w:r>
        <w:rPr>
          <w:vertAlign w:val="superscript"/>
        </w:rPr>
        <w:t>13,14</w:t>
      </w:r>
      <w:r>
        <w:t xml:space="preserve">. However, there is also a disconnect with findings that </w:t>
      </w:r>
      <w:r>
        <w:rPr>
          <w:i/>
          <w:iCs/>
        </w:rPr>
        <w:t>NEE</w:t>
      </w:r>
      <w:r>
        <w:t xml:space="preserve"> is at least modestly greater in years with warm springs</w:t>
      </w:r>
      <w:r>
        <w:rPr>
          <w:vertAlign w:val="superscript"/>
        </w:rPr>
        <w:t>2</w:t>
      </w:r>
      <w:r>
        <w:t xml:space="preserve"> or long growing seasons</w:t>
      </w:r>
      <w:r>
        <w:rPr>
          <w:vertAlign w:val="superscript"/>
        </w:rPr>
        <w:t>4,13,14</w:t>
      </w:r>
      <w:r>
        <w:t>. Warming advances spring phenology and may advance or delay autumn senescence depending on timing of warming and water availability</w:t>
      </w:r>
      <w:r>
        <w:rPr>
          <w:vertAlign w:val="superscript"/>
        </w:rPr>
        <w:t>12,34,35</w:t>
      </w:r>
      <w:r>
        <w:t>, with delays more common across eastern North America,</w:t>
      </w:r>
      <w:r>
        <w:rPr>
          <w:vertAlign w:val="superscript"/>
        </w:rPr>
        <w:t>2–4</w:t>
      </w:r>
      <w:r>
        <w:t xml:space="preserve"> implying that warming temperatures are lengthening the period from peak stem growth to the cessation of CO</w:t>
      </w:r>
      <w:r>
        <w:rPr>
          <w:vertAlign w:val="subscript"/>
        </w:rPr>
        <w:t>2</w:t>
      </w:r>
      <w:r>
        <w:t xml:space="preserve"> uptake by the ecosystem. We show that the extra C fixation in years with warm springs does not substantially augment woody growth, but it remains unclear how it is allocated within the ecosystem. There are two main possibilities, which hold contrasting implications for the response of forest C balance to rising spring temperatures.</w:t>
      </w:r>
    </w:p>
    <w:p w14:paraId="5645335B" w14:textId="1BDBCBAC" w:rsidR="00650871" w:rsidRDefault="00B71AC7">
      <w:pPr>
        <w:pStyle w:val="BodyText"/>
      </w:pPr>
      <w:r>
        <w:t>One possibility is that extra photosynthate in years with warm springs may be allocated to woody growth without affecting diameter growth in the current year. It is theoretically possible that extra C is allocated to cell wall thickening, a process that lags behind stem expansion</w:t>
      </w:r>
      <w:r>
        <w:rPr>
          <w:vertAlign w:val="superscript"/>
        </w:rPr>
        <w:t>36</w:t>
      </w:r>
      <w:r>
        <w:t>, or to a thicker layer of higher-density latewood, resulting in formation of more C-dense wood in years with warm springs. However, existing evidence indicates that warm springs have a neutral or negative effect on latewood width</w:t>
      </w:r>
      <w:r>
        <w:rPr>
          <w:vertAlign w:val="superscript"/>
        </w:rPr>
        <w:t>37–39</w:t>
      </w:r>
      <w:r>
        <w:t>, which is more strongly controlled by summer drought stress</w:t>
      </w:r>
      <w:r>
        <w:rPr>
          <w:vertAlign w:val="superscript"/>
        </w:rPr>
        <w:t>37,38</w:t>
      </w:r>
      <w:r>
        <w:t>, suggesting that a positive effect of warm springs on the total C content of annual rings is unlikely. Extra C could also be saved within trees as non-structural carbohydrates and used towards growth the following year</w:t>
      </w:r>
      <w:r>
        <w:rPr>
          <w:vertAlign w:val="superscript"/>
        </w:rPr>
        <w:t>40,41</w:t>
      </w:r>
      <w:r>
        <w:t>, potentially including an earlier start to growth</w:t>
      </w:r>
      <w:r>
        <w:rPr>
          <w:vertAlign w:val="superscript"/>
        </w:rPr>
        <w:t>31</w:t>
      </w:r>
      <w:r>
        <w:t xml:space="preserve">. Extension of our tree-ring analysis revealed </w:t>
      </w:r>
      <w:del w:id="29" w:author="Harley, Grant (gharley@uidaho.edu)" w:date="2021-11-17T04:27:00Z">
        <w:r w:rsidDel="005B0A72">
          <w:delText xml:space="preserve">little </w:delText>
        </w:r>
      </w:del>
      <w:ins w:id="30" w:author="Harley, Grant (gharley@uidaho.edu)" w:date="2021-11-17T04:27:00Z">
        <w:r w:rsidR="005B0A72">
          <w:t xml:space="preserve">weak </w:t>
        </w:r>
      </w:ins>
      <w:r>
        <w:t xml:space="preserve">correlation between </w:t>
      </w:r>
      <w:r>
        <w:lastRenderedPageBreak/>
        <w:t xml:space="preserve">April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and growth the following year (sig. pos. correlations for 5/142 RP and 3/66 DP species-site combinations, Fig. Extended Data Figure 7), although predominantly positive (non-significant) correlations in RP species suggests that this dynamic may weakly influence their annual growth. Thus, warm springs are unlikely to provide substantial, sustained C sinks under warming spring temperatures.</w:t>
      </w:r>
    </w:p>
    <w:p w14:paraId="37D01069" w14:textId="77777777" w:rsidR="00650871" w:rsidRDefault="00B71AC7">
      <w:pPr>
        <w:pStyle w:val="BodyText"/>
      </w:pPr>
      <w:r>
        <w:t>A second possibility is that any additional C fixed during years with warm springs may be allocated to plant functions other than stem growth, including respiration, reproduction, and production of foliage, roots</w:t>
      </w:r>
      <w:r>
        <w:rPr>
          <w:vertAlign w:val="superscript"/>
        </w:rPr>
        <w:t>24</w:t>
      </w:r>
      <w:r>
        <w:t>, or root exudates. Much of this C would have a relatively short residence time within the ecosystem, and C loss through fall or winter respiration may offset gains from an earlier spring</w:t>
      </w:r>
      <w:r>
        <w:rPr>
          <w:vertAlign w:val="superscript"/>
        </w:rPr>
        <w:t>3,42</w:t>
      </w:r>
      <w:r>
        <w:t>. However, C allocated to nonstructural carbohydrates or relatively short-lived plant tissues would typically remain in the ecosystem beyond the end of the year</w:t>
      </w:r>
      <w:r>
        <w:rPr>
          <w:vertAlign w:val="superscript"/>
        </w:rPr>
        <w:t>40</w:t>
      </w:r>
      <w:r>
        <w:t>, such that the long-term effect of warm springs on the forest C balance would not be captured in analyses of interannual variation</w:t>
      </w:r>
      <w:r>
        <w:rPr>
          <w:vertAlign w:val="superscript"/>
        </w:rPr>
        <w:t>2,13,14</w:t>
      </w:r>
      <w:r>
        <w:t>. Studies within or including the temperate deciduous biome that examined long-term trends in growing season length and ecosystem C uptake</w:t>
      </w:r>
      <w:r>
        <w:rPr>
          <w:vertAlign w:val="superscript"/>
        </w:rPr>
        <w:t>2,4,10,11</w:t>
      </w:r>
      <w:r>
        <w:t xml:space="preserve"> – as opposed to their interannual variation – showed increasing trends in both variables, suggesting that the C not allocated to woody productivity within the current year has a multi-year residence time within the ecosystem. However, given our finding that warm springs do not significantly enhance woody productivity, this C is likely to have a relatively short residence time within the ecosystem.</w:t>
      </w:r>
    </w:p>
    <w:p w14:paraId="44126AA1" w14:textId="77777777" w:rsidR="00650871" w:rsidRDefault="00B71AC7">
      <w:pPr>
        <w:pStyle w:val="BodyText"/>
      </w:pPr>
      <w:r>
        <w:t>Thus, a distinction between interannual variation and directional change may be critical when considering how directional climate change is likely to affect tree growth and ecosystem C dynamics. As discussed above, temporal lags between C uptake and release imply that the full effects of warm spring temperatures on forest woody productivity and C cycling are unlikely to be apparent in analyses of interannual variation (including this analysis)</w:t>
      </w:r>
      <w:r>
        <w:rPr>
          <w:vertAlign w:val="superscript"/>
        </w:rPr>
        <w:t>43</w:t>
      </w:r>
      <w:r>
        <w:t>. Moreover, acclimation of trees to warming temperatures</w:t>
      </w:r>
      <w:r>
        <w:rPr>
          <w:vertAlign w:val="superscript"/>
        </w:rPr>
        <w:t>44</w:t>
      </w:r>
      <w:r>
        <w:t xml:space="preserve"> and, on longer time scales, species adaptations and shifts in community composition</w:t>
      </w:r>
      <w:r>
        <w:rPr>
          <w:vertAlign w:val="superscript"/>
        </w:rPr>
        <w:t>45</w:t>
      </w:r>
      <w:r>
        <w:t xml:space="preserve"> are likely to alter the phenology of forest C cycling. If we look across spatial gradients where the latter have had time to play out, we see that warmer spring temperatures are associated with earlier leaf-out</w:t>
      </w:r>
      <w:r>
        <w:rPr>
          <w:vertAlign w:val="superscript"/>
        </w:rPr>
        <w:t>6</w:t>
      </w:r>
      <w:r>
        <w:t xml:space="preserve"> and longer growing seasons, which in turn are are correlated with greater tree growth</w:t>
      </w:r>
      <w:r>
        <w:rPr>
          <w:vertAlign w:val="superscript"/>
        </w:rPr>
        <w:t>46</w:t>
      </w:r>
      <w:r>
        <w:t>, woody productivity</w:t>
      </w:r>
      <w:r>
        <w:rPr>
          <w:vertAlign w:val="superscript"/>
        </w:rPr>
        <w:t>47</w:t>
      </w:r>
      <w:r>
        <w:t xml:space="preserve">, and </w:t>
      </w:r>
      <w:r>
        <w:rPr>
          <w:i/>
          <w:iCs/>
        </w:rPr>
        <w:t>NEE</w:t>
      </w:r>
      <w:r>
        <w:rPr>
          <w:vertAlign w:val="superscript"/>
        </w:rPr>
        <w:t>48</w:t>
      </w:r>
      <w:r>
        <w:t>. Thus, warming spring temperatures are expected to increase the biophysical potential for annual tree growth, but that potential is not being realized on an interannual time frame.</w:t>
      </w:r>
    </w:p>
    <w:p w14:paraId="11917E34" w14:textId="77777777" w:rsidR="00650871" w:rsidRDefault="00B71AC7">
      <w:pPr>
        <w:pStyle w:val="BodyText"/>
      </w:pPr>
      <w:r>
        <w:t>As climate change accelerates and spring temperatures become increasingly warmer, growing seasons will start earlier; however, barring rapid acclimation of forests to the warming conditions, an earlier onset of growth in the spring is unlikely to provide the sustained increase in CO</w:t>
      </w:r>
      <w:r>
        <w:rPr>
          <w:vertAlign w:val="subscript"/>
        </w:rPr>
        <w:t>2</w:t>
      </w:r>
      <w:r>
        <w:t xml:space="preserve"> sequestration and ensuant negative climate change feedback that is anticipated in most climate forecasting models</w:t>
      </w:r>
      <w:r>
        <w:rPr>
          <w:vertAlign w:val="superscript"/>
        </w:rPr>
        <w:t>2,3,17,18</w:t>
      </w:r>
      <w:r>
        <w:t xml:space="preserve">. Rather, the dominant effect of rising temperatures on forest woody productivity will be a negative effect of high summer temperatures, which constitutes a positive feedback to </w:t>
      </w:r>
      <w:commentRangeStart w:id="31"/>
      <w:r>
        <w:t>climate change.</w:t>
      </w:r>
      <w:commentRangeEnd w:id="31"/>
      <w:r w:rsidR="005B0A72">
        <w:rPr>
          <w:rStyle w:val="CommentReference"/>
        </w:rPr>
        <w:commentReference w:id="31"/>
      </w:r>
    </w:p>
    <w:p w14:paraId="15A350F5" w14:textId="77777777" w:rsidR="00650871" w:rsidRDefault="00B71AC7">
      <w:pPr>
        <w:pStyle w:val="Heading1"/>
      </w:pPr>
      <w:bookmarkStart w:id="32" w:name="Methods"/>
      <w:bookmarkEnd w:id="28"/>
      <w:r>
        <w:lastRenderedPageBreak/>
        <w:t>Methods</w:t>
      </w:r>
    </w:p>
    <w:p w14:paraId="35658618" w14:textId="77777777" w:rsidR="00650871" w:rsidRDefault="00B71AC7">
      <w:pPr>
        <w:pStyle w:val="Heading2"/>
      </w:pPr>
      <w:bookmarkStart w:id="33" w:name="Dendrometer"/>
      <w:r>
        <w:t>Dendrometer band analysis</w:t>
      </w:r>
    </w:p>
    <w:p w14:paraId="12D61E50" w14:textId="105578BB" w:rsidR="00650871" w:rsidRDefault="00B71AC7">
      <w:pPr>
        <w:pStyle w:val="FirstParagraph"/>
      </w:pPr>
      <w:r>
        <w:t>Dendrometer band measurements were collected at SCBI</w:t>
      </w:r>
      <w:r>
        <w:rPr>
          <w:vertAlign w:val="superscript"/>
        </w:rPr>
        <w:t>49</w:t>
      </w:r>
      <w:r>
        <w:t xml:space="preserve"> and Harvard Forest</w:t>
      </w:r>
      <w:r>
        <w:rPr>
          <w:vertAlign w:val="superscript"/>
        </w:rPr>
        <w:t>4,25</w:t>
      </w:r>
      <w:r>
        <w:t>, both part of the Forest Global Earth Observatory (ForestGEO)</w:t>
      </w:r>
      <w:r>
        <w:rPr>
          <w:vertAlign w:val="superscript"/>
        </w:rPr>
        <w:t>50,51</w:t>
      </w:r>
      <w:r>
        <w:t xml:space="preserve">. SCBI (38.8935° N, 78.1454° W; elevation 273–338 m.a.s.l.) </w:t>
      </w:r>
      <w:proofErr w:type="gramStart"/>
      <w:r>
        <w:t>is located in</w:t>
      </w:r>
      <w:proofErr w:type="gramEnd"/>
      <w:r>
        <w:t xml:space="preserve"> the Blue Ridge Mountains at the northern end of Shenandoah National Park, 5 km </w:t>
      </w:r>
      <w:ins w:id="34" w:author="Harley, Grant (gharley@uidaho.edu)" w:date="2021-11-17T07:34:00Z">
        <w:r w:rsidR="00436FE6">
          <w:t>s</w:t>
        </w:r>
      </w:ins>
      <w:del w:id="35" w:author="Harley, Grant (gharley@uidaho.edu)" w:date="2021-11-17T07:34:00Z">
        <w:r w:rsidDel="00436FE6">
          <w:delText>S</w:delText>
        </w:r>
      </w:del>
      <w:r>
        <w:t>outh of Front Royal, Virginia. The forest is secondary and mixed age, having established in the mid-19th century after conversion from agricultural fields</w:t>
      </w:r>
      <w:r>
        <w:rPr>
          <w:vertAlign w:val="superscript"/>
        </w:rPr>
        <w:t>49</w:t>
      </w:r>
      <w:r>
        <w:t>. Dominant canopy species within the 25.6 ha ForestGEO plot include tulip poplar (</w:t>
      </w:r>
      <w:r>
        <w:rPr>
          <w:i/>
          <w:iCs/>
        </w:rPr>
        <w:t>Liriodendron tulipifera</w:t>
      </w:r>
      <w:r>
        <w:t xml:space="preserve"> L.), oaks (</w:t>
      </w:r>
      <w:r>
        <w:rPr>
          <w:i/>
          <w:iCs/>
        </w:rPr>
        <w:t>Quercus spp.</w:t>
      </w:r>
      <w:r>
        <w:t>), and hickories (</w:t>
      </w:r>
      <w:r>
        <w:rPr>
          <w:i/>
          <w:iCs/>
        </w:rPr>
        <w:t>Carya spp.</w:t>
      </w:r>
      <w:r>
        <w:t>)</w:t>
      </w:r>
      <w:r>
        <w:rPr>
          <w:vertAlign w:val="superscript"/>
        </w:rPr>
        <w:t>27</w:t>
      </w:r>
      <w:r>
        <w:t>. The climate is humid temperate, with 1950-2019 mean annual precipitation of 1018 mm and temperatures averaging 1° C in January and 24° C in July</w:t>
      </w:r>
      <w:r>
        <w:rPr>
          <w:vertAlign w:val="superscript"/>
        </w:rPr>
        <w:t>46</w:t>
      </w:r>
      <w:r>
        <w:t>.</w:t>
      </w:r>
    </w:p>
    <w:p w14:paraId="3B55A380" w14:textId="77777777" w:rsidR="00650871" w:rsidRDefault="00B71AC7">
      <w:pPr>
        <w:pStyle w:val="BodyText"/>
      </w:pPr>
      <w:r>
        <w:t>Harvard Forest (42.5388° N, 72.1755° W, 340-368 m.a.s.l.) is located near the central Massachusetts town of Petersham. The forest is secondary and mixed age, having re-established around the beginning of the 20th century following agricultural use and significant hurricane damage in 1938. Dominant species within the 35 ha ForestGEO plot are hemlock (</w:t>
      </w:r>
      <w:r>
        <w:rPr>
          <w:i/>
          <w:iCs/>
        </w:rPr>
        <w:t>Tsuga canadensis</w:t>
      </w:r>
      <w:r>
        <w:t xml:space="preserve"> (L.) Carrière), oak (</w:t>
      </w:r>
      <w:r>
        <w:rPr>
          <w:i/>
          <w:iCs/>
        </w:rPr>
        <w:t>Quercus spp.</w:t>
      </w:r>
      <w:r>
        <w:t>) and red maple (</w:t>
      </w:r>
      <w:r>
        <w:rPr>
          <w:i/>
          <w:iCs/>
        </w:rPr>
        <w:t>Acer rubrum</w:t>
      </w:r>
      <w:r>
        <w:t xml:space="preserve"> L.). The climate is temperate continental, with 1950-2019 mean annual precipitation of 1104 mm and temperatures averaging -5° C in January and 22° C in July</w:t>
      </w:r>
      <w:r>
        <w:rPr>
          <w:vertAlign w:val="superscript"/>
        </w:rPr>
        <w:t>46</w:t>
      </w:r>
      <w:r>
        <w:t>.</w:t>
      </w:r>
    </w:p>
    <w:p w14:paraId="5F6E476E" w14:textId="77777777" w:rsidR="00650871" w:rsidRDefault="00B71AC7">
      <w:pPr>
        <w:pStyle w:val="BodyText"/>
      </w:pPr>
      <w:r>
        <w:t>Metal dendrometer bands were installed on 941 trees within the SCBI and Harvard Forest ForestGEO plots. Bands were placed on dominant species, including two diffuse- and two ring-porous species at SCBI and eight diffuse- and three ring-porous species at Harvard Forest (Extended Data Table 1). Bands were measured with a digital caliper approximately every 1-2 weeks within the growing season from 2011-2020 at SCBI and 1998-2003 at Harvard Forest. The number of bands measured at each site fluctuated slightly as trees were added or dropped from the census (e.g., because of tree mortality). Across years, the number of bands sampled averaged 129 (range: 91-138) at SCBI and 717 (range: 700-755) at Harvard Forest.  In total, our analysis included 2459 tree-years (Extended Data Table 1).</w:t>
      </w:r>
    </w:p>
    <w:p w14:paraId="24B73050" w14:textId="77777777" w:rsidR="00650871" w:rsidRDefault="00B71AC7">
      <w:pPr>
        <w:pStyle w:val="BodyText"/>
      </w:pPr>
      <w:r>
        <w:t>Measurements were timed to begin before the beginning of spring growth and to continue through the cessation of growth in the fall. At SCBI, the median start date was April 14, which was adjusted forward when early leaf-out of understory vegetation was observed, with the earliest start date being March 30 (in 2020). Measurements were continued through to fall leaf senescence, with the median end date being October 17 and the latest end date November 26 (2012). Timing of measurements at Harvard Forest were similar, with the median start date of April 23 and median end date of October 30. 1998 was an anomalous year where initial measurements were taken on January 5, but not taken again until April 15. The latest end date was November 11, 2002.</w:t>
      </w:r>
    </w:p>
    <w:p w14:paraId="22C52F60" w14:textId="77777777" w:rsidR="00650871" w:rsidRDefault="00B71AC7">
      <w:pPr>
        <w:pStyle w:val="BodyText"/>
      </w:pPr>
      <w:commentRangeStart w:id="36"/>
      <w:commentRangeStart w:id="37"/>
      <w:r>
        <w:t>The raw dendrometer band data were manually inspected before analysis</w:t>
      </w:r>
      <w:commentRangeEnd w:id="36"/>
      <w:r w:rsidR="00CD6C70">
        <w:rPr>
          <w:rStyle w:val="CommentReference"/>
        </w:rPr>
        <w:commentReference w:id="36"/>
      </w:r>
      <w:commentRangeEnd w:id="37"/>
      <w:r w:rsidR="00987ADB">
        <w:rPr>
          <w:rStyle w:val="CommentReference"/>
        </w:rPr>
        <w:commentReference w:id="37"/>
      </w:r>
      <w:r>
        <w:t xml:space="preserve">. We screened the data for three classes of errors. First, when a measurement was drastically different from previous and following measurements, it was assumed to be a human error and the datapoint </w:t>
      </w:r>
      <w:r>
        <w:lastRenderedPageBreak/>
        <w:t xml:space="preserve">was removed. Second, when measurements remained essentially unchanged for several readings, followed by a sudden jump then return to a normal growth pattern, this was assumed to be a case where the band was stuck on the tree bark and then released. In these cases, the full annual record for the tree was removed. Third, data points that </w:t>
      </w:r>
      <w:commentRangeStart w:id="38"/>
      <w:commentRangeStart w:id="39"/>
      <w:r>
        <w:t>deviated substantially from normal growth</w:t>
      </w:r>
      <w:commentRangeEnd w:id="38"/>
      <w:r w:rsidR="000C5D25">
        <w:rPr>
          <w:rStyle w:val="CommentReference"/>
        </w:rPr>
        <w:commentReference w:id="38"/>
      </w:r>
      <w:commentRangeEnd w:id="39"/>
      <w:r w:rsidR="00987ADB">
        <w:rPr>
          <w:rStyle w:val="CommentReference"/>
        </w:rPr>
        <w:commentReference w:id="39"/>
      </w:r>
      <w:r>
        <w:t xml:space="preserve"> patterns, but for unknown causes, were removed. If a majority of the data points fell into this class within a tree-year, the entire year was removed from the analysis.</w:t>
      </w:r>
    </w:p>
    <w:p w14:paraId="01B74634" w14:textId="77777777" w:rsidR="00650871" w:rsidRDefault="00B71AC7">
      <w:pPr>
        <w:pStyle w:val="BodyText"/>
      </w:pPr>
      <w:r>
        <w:t>We fit a five-parameter logistic growth model</w:t>
      </w:r>
      <w:r>
        <w:rPr>
          <w:vertAlign w:val="superscript"/>
        </w:rPr>
        <w:t>28</w:t>
      </w:r>
      <w:r>
        <w:t xml:space="preserve"> to dendrometer band data from each tree-year to define phenological dates and growth rates (Fig. 1). In particular, we model the observed diameter at breast height (DBH) on a given day of the year (DOY; </w:t>
      </w:r>
      <w:r>
        <w:rPr>
          <w:i/>
          <w:iCs/>
        </w:rPr>
        <w:t>i.e.</w:t>
      </w:r>
      <w:r>
        <w:t>, julian days) as:</w:t>
      </w:r>
    </w:p>
    <w:p w14:paraId="6F0CE193" w14:textId="77777777" w:rsidR="00650871" w:rsidRDefault="00B71AC7">
      <w:pPr>
        <w:pStyle w:val="BodyText"/>
      </w:pPr>
      <m:oMathPara>
        <m:oMathParaPr>
          <m:jc m:val="center"/>
        </m:oMathParaPr>
        <m:oMath>
          <m:r>
            <w:rPr>
              <w:rFonts w:ascii="Cambria Math" w:hAnsi="Cambria Math"/>
            </w:rPr>
            <m:t>DBH</m:t>
          </m:r>
          <m:r>
            <m:rPr>
              <m:sty m:val="p"/>
            </m:rPr>
            <w:rPr>
              <w:rFonts w:ascii="Cambria Math" w:hAnsi="Cambria Math"/>
            </w:rPr>
            <m:t>=</m:t>
          </m:r>
          <m:r>
            <w:rPr>
              <w:rFonts w:ascii="Cambria Math" w:hAnsi="Cambria Math"/>
            </w:rPr>
            <m:t>L</m:t>
          </m:r>
          <m:r>
            <m:rPr>
              <m:sty m:val="p"/>
            </m:rPr>
            <w:rPr>
              <w:rFonts w:ascii="Cambria Math" w:hAnsi="Cambria Math"/>
            </w:rPr>
            <m:t>+</m:t>
          </m:r>
          <m:f>
            <m:fPr>
              <m:ctrlPr>
                <w:rPr>
                  <w:rFonts w:ascii="Cambria Math" w:hAnsi="Cambria Math"/>
                </w:rPr>
              </m:ctrlPr>
            </m:fPr>
            <m:num>
              <m:r>
                <w:rPr>
                  <w:rFonts w:ascii="Cambria Math" w:hAnsi="Cambria Math"/>
                </w:rPr>
                <m:t>K</m:t>
              </m:r>
              <m:r>
                <m:rPr>
                  <m:sty m:val="p"/>
                </m:rPr>
                <w:rPr>
                  <w:rFonts w:ascii="Cambria Math" w:hAnsi="Cambria Math"/>
                </w:rPr>
                <m:t>-</m:t>
              </m:r>
              <m:r>
                <w:rPr>
                  <w:rFonts w:ascii="Cambria Math" w:hAnsi="Cambria Math"/>
                </w:rPr>
                <m:t>L</m:t>
              </m:r>
            </m:num>
            <m:den>
              <m:r>
                <w:rPr>
                  <w:rFonts w:ascii="Cambria Math" w:hAnsi="Cambria Math"/>
                </w:rPr>
                <m:t>1</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θ</m:t>
              </m:r>
              <m:r>
                <m:rPr>
                  <m:sty m:val="p"/>
                </m:rPr>
                <w:rPr>
                  <w:rFonts w:ascii="Cambria Math" w:hAnsi="Cambria Math"/>
                </w:rPr>
                <m:t>⋅</m:t>
              </m:r>
              <m:r>
                <w:rPr>
                  <w:rFonts w:ascii="Cambria Math" w:hAnsi="Cambria Math"/>
                </w:rPr>
                <m:t>exp</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DOY</m:t>
              </m:r>
              <m:r>
                <m:rPr>
                  <m:sty m:val="p"/>
                </m:rPr>
                <w:rPr>
                  <w:rFonts w:ascii="Cambria Math" w:hAnsi="Cambria Math"/>
                </w:rPr>
                <m:t>-</m:t>
              </m:r>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ip</m:t>
                  </m:r>
                </m:sub>
              </m:sSub>
              <m:r>
                <m:rPr>
                  <m:sty m:val="p"/>
                </m:rPr>
                <w:rPr>
                  <w:rFonts w:ascii="Cambria Math" w:hAnsi="Cambria Math"/>
                </w:rPr>
                <m:t>)/</m:t>
              </m:r>
              <m:r>
                <w:rPr>
                  <w:rFonts w:ascii="Cambria Math" w:hAnsi="Cambria Math"/>
                </w:rPr>
                <m:t>θ</m:t>
              </m:r>
              <m:r>
                <m:rPr>
                  <m:sty m:val="p"/>
                </m:rPr>
                <w:rPr>
                  <w:rFonts w:ascii="Cambria Math" w:hAnsi="Cambria Math"/>
                </w:rPr>
                <m:t>)</m:t>
              </m:r>
              <m:sSup>
                <m:sSupPr>
                  <m:ctrlPr>
                    <w:rPr>
                      <w:rFonts w:ascii="Cambria Math" w:hAnsi="Cambria Math"/>
                    </w:rPr>
                  </m:ctrlPr>
                </m:sSupPr>
                <m:e>
                  <m:r>
                    <m:rPr>
                      <m:sty m:val="p"/>
                    </m:rPr>
                    <w:rPr>
                      <w:rFonts w:ascii="Cambria Math" w:hAnsi="Cambria Math"/>
                    </w:rPr>
                    <m:t>]</m:t>
                  </m:r>
                </m:e>
                <m:sup>
                  <m:r>
                    <w:rPr>
                      <w:rFonts w:ascii="Cambria Math" w:hAnsi="Cambria Math"/>
                    </w:rPr>
                    <m:t>θ</m:t>
                  </m:r>
                </m:sup>
              </m:sSup>
            </m:den>
          </m:f>
        </m:oMath>
      </m:oMathPara>
    </w:p>
    <w:p w14:paraId="5C36B672" w14:textId="77777777" w:rsidR="00650871" w:rsidRDefault="00B71AC7">
      <w:pPr>
        <w:pStyle w:val="FirstParagraph"/>
      </w:pPr>
      <w:r>
        <w:t xml:space="preserve">Here, </w:t>
      </w:r>
      <m:oMath>
        <m:r>
          <w:rPr>
            <w:rFonts w:ascii="Cambria Math" w:hAnsi="Cambria Math"/>
          </w:rPr>
          <m:t>L</m:t>
        </m:r>
      </m:oMath>
      <w:r>
        <w:t xml:space="preserve"> and </w:t>
      </w:r>
      <m:oMath>
        <m:r>
          <w:rPr>
            <w:rFonts w:ascii="Cambria Math" w:hAnsi="Cambria Math"/>
          </w:rPr>
          <m:t>K</m:t>
        </m:r>
      </m:oMath>
      <w:r>
        <w:t xml:space="preserve"> are lower and upper asymptotes of the model, corresponding to DBH at the beginning and end of the year, respectively.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ip</m:t>
            </m:r>
          </m:sub>
        </m:sSub>
      </m:oMath>
      <w:r>
        <w:t xml:space="preserve"> is the day of year where the inflection point in growth rate occurs, </w:t>
      </w:r>
      <m:oMath>
        <m:r>
          <w:rPr>
            <w:rFonts w:ascii="Cambria Math" w:hAnsi="Cambria Math"/>
          </w:rPr>
          <m:t>r</m:t>
        </m:r>
      </m:oMath>
      <w:r>
        <w:t xml:space="preserve"> shapes the slope of the curve at the inflection point, and </w:t>
      </w:r>
      <m:oMath>
        <m:r>
          <w:rPr>
            <w:rFonts w:ascii="Cambria Math" w:hAnsi="Cambria Math"/>
          </w:rPr>
          <m:t>θ</m:t>
        </m:r>
      </m:oMath>
      <w:r>
        <w:t xml:space="preserve"> is a tuning parameter controlling the slope of the curve toward the upper asymptote. The DOY on which maximum growth occurs, </w:t>
      </w:r>
      <m:oMath>
        <m:r>
          <w:rPr>
            <w:rFonts w:ascii="Cambria Math" w:hAnsi="Cambria Math"/>
          </w:rPr>
          <m:t>DO</m:t>
        </m:r>
        <m:sSub>
          <m:sSubPr>
            <m:ctrlPr>
              <w:rPr>
                <w:rFonts w:ascii="Cambria Math" w:hAnsi="Cambria Math"/>
              </w:rPr>
            </m:ctrlPr>
          </m:sSubPr>
          <m:e>
            <m:r>
              <w:rPr>
                <w:rFonts w:ascii="Cambria Math" w:hAnsi="Cambria Math"/>
              </w:rPr>
              <m:t>Y</m:t>
            </m:r>
          </m:e>
          <m:sub>
            <m:sSub>
              <m:sSubPr>
                <m:ctrlPr>
                  <w:rPr>
                    <w:rFonts w:ascii="Cambria Math" w:hAnsi="Cambria Math"/>
                  </w:rPr>
                </m:ctrlPr>
              </m:sSubPr>
              <m:e>
                <m:r>
                  <w:rPr>
                    <w:rFonts w:ascii="Cambria Math" w:hAnsi="Cambria Math"/>
                  </w:rPr>
                  <m:t>g</m:t>
                </m:r>
              </m:e>
              <m:sub>
                <m:r>
                  <w:rPr>
                    <w:rFonts w:ascii="Cambria Math" w:hAnsi="Cambria Math"/>
                  </w:rPr>
                  <m:t>max</m:t>
                </m:r>
              </m:sub>
            </m:sSub>
          </m:sub>
        </m:sSub>
      </m:oMath>
      <w:r>
        <w:t xml:space="preserve"> (Fig. 1), occurs on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ip</m:t>
            </m:r>
          </m:sub>
        </m:sSub>
      </m:oMath>
      <w:r>
        <w:t xml:space="preserve"> when </w:t>
      </w:r>
      <m:oMath>
        <m:r>
          <w:rPr>
            <w:rFonts w:ascii="Cambria Math" w:hAnsi="Cambria Math"/>
          </w:rPr>
          <m:t>θ</m:t>
        </m:r>
        <m:r>
          <m:rPr>
            <m:sty m:val="p"/>
          </m:rPr>
          <w:rPr>
            <w:rFonts w:ascii="Cambria Math" w:hAnsi="Cambria Math"/>
          </w:rPr>
          <m:t>=</m:t>
        </m:r>
        <m:r>
          <w:rPr>
            <w:rFonts w:ascii="Cambria Math" w:hAnsi="Cambria Math"/>
          </w:rPr>
          <m:t>1</m:t>
        </m:r>
      </m:oMath>
      <w:r>
        <w:t xml:space="preserve">. The model was fit in R v4.0 using the functions developed in the </w:t>
      </w:r>
      <w:r>
        <w:rPr>
          <w:i/>
          <w:iCs/>
        </w:rPr>
        <w:t>Rdendrom</w:t>
      </w:r>
      <w:r>
        <w:t xml:space="preserve"> package</w:t>
      </w:r>
      <w:r>
        <w:rPr>
          <w:vertAlign w:val="superscript"/>
        </w:rPr>
        <w:t>28</w:t>
      </w:r>
      <w:r>
        <w:t>. These functions take the time-series of manual dendrometer band measurements and return maximum-likelihood optimized values of the above five parameters that best predict DBH for each day of year. We then modeled DBH using these optimal parameter values in our logistic growth model and extracted the intra-annual growth variables of interest (Fig. 1).</w:t>
      </w:r>
    </w:p>
    <w:p w14:paraId="3A020F80" w14:textId="77777777" w:rsidR="00650871" w:rsidRDefault="00B71AC7">
      <w:pPr>
        <w:pStyle w:val="BodyText"/>
      </w:pPr>
      <w:r>
        <w:t xml:space="preserve">After fitting the growth model, we removed tree-years with poor fits. Models were judged to be poorly fit if certain modeled growth characteristics fell outside of the logical range. Modeled fits for tree-years were removed under five conditions: (1) single day growth rates were </w:t>
      </w:r>
      <m:oMath>
        <m:r>
          <m:rPr>
            <m:sty m:val="p"/>
          </m:rPr>
          <w:rPr>
            <w:rFonts w:ascii="Cambria Math" w:hAnsi="Cambria Math"/>
          </w:rPr>
          <m:t>≥</m:t>
        </m:r>
        <m:r>
          <w:rPr>
            <w:rFonts w:ascii="Cambria Math" w:hAnsi="Cambria Math"/>
          </w:rPr>
          <m:t>2</m:t>
        </m:r>
      </m:oMath>
      <w:r>
        <w:t xml:space="preserve"> standard deviations away from the mean for each wood-type (SCBI = 2, Harvard Forest = 34); (2)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ip</m:t>
            </m:r>
          </m:sub>
        </m:sSub>
      </m:oMath>
      <w:r>
        <w:t xml:space="preserve"> was </w:t>
      </w:r>
      <m:oMath>
        <m:r>
          <m:rPr>
            <m:sty m:val="p"/>
          </m:rPr>
          <w:rPr>
            <w:rFonts w:ascii="Cambria Math" w:hAnsi="Cambria Math"/>
          </w:rPr>
          <m:t>≥</m:t>
        </m:r>
        <m:r>
          <w:rPr>
            <w:rFonts w:ascii="Cambria Math" w:hAnsi="Cambria Math"/>
          </w:rPr>
          <m:t>2</m:t>
        </m:r>
      </m:oMath>
      <w:r>
        <w:t xml:space="preserve"> standard deviations away from the mean for its xylem architecture group, year, and site (SCBI = 53, Harvard Forest = 106); (3) tree-years with small or negligible total growth (</w:t>
      </w:r>
      <m:oMath>
        <m:r>
          <w:rPr>
            <w:rFonts w:ascii="Cambria Math" w:hAnsi="Cambria Math"/>
          </w:rPr>
          <m:t>ΔDBH</m:t>
        </m:r>
      </m:oMath>
      <w:r>
        <w:t xml:space="preserve"> </w:t>
      </w:r>
      <m:oMath>
        <m:r>
          <m:rPr>
            <m:sty m:val="p"/>
          </m:rPr>
          <w:rPr>
            <w:rFonts w:ascii="Cambria Math" w:hAnsi="Cambria Math"/>
          </w:rPr>
          <m:t>≤</m:t>
        </m:r>
        <m:r>
          <w:rPr>
            <w:rFonts w:ascii="Cambria Math" w:hAnsi="Cambria Math"/>
          </w:rPr>
          <m:t>0.02</m:t>
        </m:r>
      </m:oMath>
      <w:r>
        <w:t xml:space="preserve"> mm; SCBI = 0, Harvard Forest = 66); (4) model fit predicted total yearly growth to take longer than 365 days, indicating poor model fit (SCBI = 150, Harvard Forest = 199); (5) models with unexplained sharp spikes in growth rate (SCBI = 0, Harvard Forest = 3); and (6) poorly fit models that did not meet any of the above criteria (SCBI = 2, Harvard Forest = 0). At Harvard Forest the tag years removed through this method were proportional to the original sample size, indicating that no species or size class was disproportionately removed compared to others. At SCBI, a higher proportion of ring-porous trees were removed, the majority falling under condition 4.</w:t>
      </w:r>
    </w:p>
    <w:p w14:paraId="7C198467" w14:textId="77777777" w:rsidR="00650871" w:rsidRDefault="00B71AC7">
      <w:pPr>
        <w:pStyle w:val="BodyText"/>
      </w:pPr>
      <w:r>
        <w:t>Canopy foliage phenology data for the years 2001-2018 were extracted for SCBI and Harvard Forest from the MCD12Q2 V6 Land Cover Dynamics product (a.k.a. MODIS Global Vegetation Phenology product)</w:t>
      </w:r>
      <w:r>
        <w:rPr>
          <w:vertAlign w:val="superscript"/>
        </w:rPr>
        <w:t>52</w:t>
      </w:r>
      <w:r>
        <w:t xml:space="preserve"> via Google Earth Engine. Extracted pixels were those containing the NEON tower at each site. Using daily MODIS 2-band Enhanced Vegetation Index data (EVI2) at a spatial resolution of 500m, the product yields the timing of phenometrics (vegetation </w:t>
      </w:r>
      <w:r>
        <w:lastRenderedPageBreak/>
        <w:t>phenology) over each year, including timing of greenup, midgreenup, and senescence as used in this study.</w:t>
      </w:r>
    </w:p>
    <w:p w14:paraId="79F95AA0" w14:textId="77777777" w:rsidR="00650871" w:rsidRDefault="00B71AC7">
      <w:pPr>
        <w:pStyle w:val="BodyText"/>
      </w:pPr>
      <w:r>
        <w:t>For the dendrometer band and leaf phenology analyses, climate data corresponding to the measurement periods were obtained from local weather stations at each focal site. For SCBI, weather data were obtained from a meteorological tower adjacent to the ForestGEO plot, via the ForestGEO Climate Data Portal v1.0 (</w:t>
      </w:r>
      <w:hyperlink r:id="rId15">
        <w:r>
          <w:rPr>
            <w:rStyle w:val="Hyperlink"/>
          </w:rPr>
          <w:t>https://forestgeo.github.io/Climate/</w:t>
        </w:r>
      </w:hyperlink>
      <w:r>
        <w:t>)</w:t>
      </w:r>
      <w:r>
        <w:rPr>
          <w:vertAlign w:val="superscript"/>
        </w:rPr>
        <w:t>53</w:t>
      </w:r>
      <w:r>
        <w:t xml:space="preserve">. The R package </w:t>
      </w:r>
      <w:r>
        <w:rPr>
          <w:i/>
          <w:iCs/>
        </w:rPr>
        <w:t>climpact</w:t>
      </w:r>
      <w:r>
        <w:t xml:space="preserve"> (see www.climpact-sci.org)</w:t>
      </w:r>
      <w:r>
        <w:rPr>
          <w:vertAlign w:val="superscript"/>
        </w:rPr>
        <w:t>54</w:t>
      </w:r>
      <w:r>
        <w:t xml:space="preserve"> was used to plot temperatures for visual inspection and to identify readings that were &gt;3 standard deviations away from yearly means, which were labeled as outliers and removed from the dataset. Gaps in the SCBI meteorological tower data were subsequently filled using temperature readings obtained from a National Center for Environmental Information (NCEI) weather station located in Front Royal, Virginia (</w:t>
      </w:r>
      <w:hyperlink r:id="rId16">
        <w:r>
          <w:rPr>
            <w:rStyle w:val="Hyperlink"/>
          </w:rPr>
          <w:t>https://www.ncdc.noaa.gov/cdo-web/datasets/GHCND/stations/GHCND:USC00443229/detail</w:t>
        </w:r>
      </w:hyperlink>
      <w:r>
        <w:t>). Daily temperature records for Harvard Forest, which had already been gap-filled based on other local records, were obtained from the Harvard Forest weather station</w:t>
      </w:r>
      <w:r>
        <w:rPr>
          <w:vertAlign w:val="superscript"/>
        </w:rPr>
        <w:t>55,56</w:t>
      </w:r>
      <w:r>
        <w:t>. For each site, we used records of daily maximum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and minimum temperatures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w:t>
      </w:r>
    </w:p>
    <w:p w14:paraId="6E16AC06" w14:textId="77777777" w:rsidR="00650871" w:rsidRDefault="00B71AC7">
      <w:pPr>
        <w:pStyle w:val="BodyText"/>
      </w:pPr>
      <w:r>
        <w:t xml:space="preserve">The critical temperature window (CTW, Fig. 1), defined as the period over which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was most strongly correlated with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25</m:t>
            </m:r>
          </m:sub>
        </m:sSub>
      </m:oMath>
      <w:r>
        <w:t xml:space="preserve">, was determined using the R package </w:t>
      </w:r>
      <w:r>
        <w:rPr>
          <w:i/>
          <w:iCs/>
        </w:rPr>
        <w:t>climwin</w:t>
      </w:r>
      <w:r>
        <w:rPr>
          <w:vertAlign w:val="superscript"/>
        </w:rPr>
        <w:t>57</w:t>
      </w:r>
      <w:r>
        <w:t xml:space="preserve">. This package tests the correlation between one or more predictor climate variable and a biological outcome variable over all consecutive time windows within a specified time-frame. It does so by reporting the correlation and </w:t>
      </w:r>
      <m:oMath>
        <m:r>
          <w:rPr>
            <w:rFonts w:ascii="Cambria Math" w:hAnsi="Cambria Math"/>
          </w:rPr>
          <m:t>ΔAICc</m:t>
        </m:r>
      </m:oMath>
      <w:r>
        <w:t xml:space="preserve">, the difference in </w:t>
      </w:r>
      <w:commentRangeStart w:id="40"/>
      <w:r>
        <w:t xml:space="preserve">Akaike Information Criterion </w:t>
      </w:r>
      <w:commentRangeEnd w:id="40"/>
      <w:r w:rsidR="00731276">
        <w:rPr>
          <w:rStyle w:val="CommentReference"/>
        </w:rPr>
        <w:commentReference w:id="40"/>
      </w:r>
      <w:r>
        <w:t>corrected for small sample size relative to a null model for each window. Here, we tested for correlation between temperature predictor variables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and biological outcome variable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25</m:t>
            </m:r>
          </m:sub>
        </m:sSub>
      </m:oMath>
      <w:r>
        <w:t xml:space="preserve"> over the time-frame from January 1 to the mean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25</m:t>
            </m:r>
          </m:sub>
        </m:sSub>
      </m:oMath>
      <w:r>
        <w:t xml:space="preserve"> for the species group (by xylem porosity) and site (Extended Data Table 2). The time period yielding the lowest </w:t>
      </w:r>
      <m:oMath>
        <m:r>
          <w:rPr>
            <w:rFonts w:ascii="Cambria Math" w:hAnsi="Cambria Math"/>
          </w:rPr>
          <m:t>ΔAICc</m:t>
        </m:r>
      </m:oMath>
      <w:r>
        <w:t xml:space="preserve"> was selected as the CTW. Because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proved to have a generally stronger influence over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25</m:t>
            </m:r>
          </m:sub>
        </m:sSub>
      </m:oMath>
      <w:r>
        <w:t xml:space="preserve"> and other growth parameters, we focused on this variable in our ultimate model, as opposed to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We defined CTW for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25</m:t>
            </m:r>
          </m:sub>
        </m:sSub>
      </m:oMath>
      <w:r>
        <w:t>, as opposed to other growth phenology parameters, because spring temperatures should have the most direct influence on this variable.</w:t>
      </w:r>
    </w:p>
    <w:p w14:paraId="76D264C7" w14:textId="77777777" w:rsidR="00650871" w:rsidRDefault="00B71AC7">
      <w:pPr>
        <w:pStyle w:val="BodyText"/>
      </w:pPr>
      <w:r>
        <w:t xml:space="preserve">To ensure that patterns were robust under an alternative definition of CTW, and to parallel the monthly time windows used in our tree-ring analysis (detailed below; Fig. 3, Extended Data Figure 6-7), we also ran analyses where we fixed the CTW to be the month of April. This was consistent with the periods identified by </w:t>
      </w:r>
      <w:r>
        <w:rPr>
          <w:i/>
          <w:iCs/>
        </w:rPr>
        <w:t>climwin</w:t>
      </w:r>
      <w:r>
        <w:t xml:space="preserve"> for ring- and diffuse-porous species groups at both sites, all of which included all or part of April (Extended Data Table 2).</w:t>
      </w:r>
    </w:p>
    <w:p w14:paraId="00711737" w14:textId="77777777" w:rsidR="00650871" w:rsidRDefault="00B71AC7">
      <w:pPr>
        <w:pStyle w:val="BodyText"/>
      </w:pPr>
      <w:r>
        <w:t>Correlation between the dendrometer band-derived growth parameters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25</m:t>
            </m:r>
          </m:sub>
        </m:sSub>
      </m:oMath>
      <w:r>
        <w:t xml:space="preserve">,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50</m:t>
            </m:r>
          </m:sub>
        </m:sSub>
      </m:oMath>
      <w:r>
        <w:t xml:space="preserve">,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75</m:t>
            </m:r>
          </m:sub>
        </m:sSub>
      </m:oMath>
      <w:r>
        <w:t xml:space="preserve">, </w:t>
      </w:r>
      <m:oMath>
        <m:r>
          <w:rPr>
            <w:rFonts w:ascii="Cambria Math" w:hAnsi="Cambria Math"/>
          </w:rPr>
          <m:t>DO</m:t>
        </m:r>
        <m:sSub>
          <m:sSubPr>
            <m:ctrlPr>
              <w:rPr>
                <w:rFonts w:ascii="Cambria Math" w:hAnsi="Cambria Math"/>
              </w:rPr>
            </m:ctrlPr>
          </m:sSubPr>
          <m:e>
            <m:r>
              <w:rPr>
                <w:rFonts w:ascii="Cambria Math" w:hAnsi="Cambria Math"/>
              </w:rPr>
              <m:t>Y</m:t>
            </m:r>
          </m:e>
          <m:sub>
            <m:sSub>
              <m:sSubPr>
                <m:ctrlPr>
                  <w:rPr>
                    <w:rFonts w:ascii="Cambria Math" w:hAnsi="Cambria Math"/>
                  </w:rPr>
                </m:ctrlPr>
              </m:sSubPr>
              <m:e>
                <m:r>
                  <w:rPr>
                    <w:rFonts w:ascii="Cambria Math" w:hAnsi="Cambria Math"/>
                  </w:rPr>
                  <m:t>g</m:t>
                </m:r>
              </m:e>
              <m:sub>
                <m:r>
                  <w:rPr>
                    <w:rFonts w:ascii="Cambria Math" w:hAnsi="Cambria Math"/>
                  </w:rPr>
                  <m:t>max</m:t>
                </m:r>
              </m:sub>
            </m:sSub>
          </m:sub>
        </m:sSub>
      </m:oMath>
      <w:r>
        <w:t xml:space="preserve">, </w:t>
      </w:r>
      <m:oMath>
        <m:sSub>
          <m:sSubPr>
            <m:ctrlPr>
              <w:rPr>
                <w:rFonts w:ascii="Cambria Math" w:hAnsi="Cambria Math"/>
              </w:rPr>
            </m:ctrlPr>
          </m:sSubPr>
          <m:e>
            <m:r>
              <w:rPr>
                <w:rFonts w:ascii="Cambria Math" w:hAnsi="Cambria Math"/>
              </w:rPr>
              <m:t>L</m:t>
            </m:r>
          </m:e>
          <m:sub>
            <m:r>
              <w:rPr>
                <w:rFonts w:ascii="Cambria Math" w:hAnsi="Cambria Math"/>
              </w:rPr>
              <m:t>PGS</m:t>
            </m:r>
          </m:sub>
        </m:sSub>
      </m:oMath>
      <w:r>
        <w:t xml:space="preserve">, </w:t>
      </w:r>
      <m:oMath>
        <m:sSub>
          <m:sSubPr>
            <m:ctrlPr>
              <w:rPr>
                <w:rFonts w:ascii="Cambria Math" w:hAnsi="Cambria Math"/>
              </w:rPr>
            </m:ctrlPr>
          </m:sSubPr>
          <m:e>
            <m:r>
              <w:rPr>
                <w:rFonts w:ascii="Cambria Math" w:hAnsi="Cambria Math"/>
              </w:rPr>
              <m:t>g</m:t>
            </m:r>
          </m:e>
          <m:sub>
            <m:r>
              <w:rPr>
                <w:rFonts w:ascii="Cambria Math" w:hAnsi="Cambria Math"/>
              </w:rPr>
              <m:t>max</m:t>
            </m:r>
          </m:sub>
        </m:sSub>
      </m:oMath>
      <w:r>
        <w:t xml:space="preserve">, and </w:t>
      </w:r>
      <m:oMath>
        <m:r>
          <w:rPr>
            <w:rFonts w:ascii="Cambria Math" w:hAnsi="Cambria Math"/>
          </w:rPr>
          <m:t>ΔDBH</m:t>
        </m:r>
      </m:oMath>
      <w:r>
        <w:t xml:space="preserve">}, Fig. 1) and spring temperatures were assessed using a linear mixed model in a hierarchical Bayesian framework. Analyses were run for both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and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with qualitatively similar results, but we present only results for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which had overall stronger correlation with growth parameters. Mixed effects models were used to test the response of growth phenology variables to fixed effects of xylem porosity and mean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(or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during the CTW, along with random effects of species and of individual tree. We ran separate models for each species group at each site, and for the response of all growth </w:t>
      </w:r>
      <w:r>
        <w:lastRenderedPageBreak/>
        <w:t xml:space="preserve">phenology variables to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(or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This mixed-effect model was run within a hierarchical Bayesian framework and fit using the </w:t>
      </w:r>
      <w:r>
        <w:rPr>
          <w:rStyle w:val="VerbatimChar"/>
        </w:rPr>
        <w:t>rstanarm</w:t>
      </w:r>
      <w:r>
        <w:t xml:space="preserve"> R interface to the Stan programming language</w:t>
      </w:r>
      <w:r>
        <w:rPr>
          <w:vertAlign w:val="superscript"/>
        </w:rPr>
        <w:t>58,59</w:t>
      </w:r>
      <w:r>
        <w:t xml:space="preserve">. In all cases unless otherwise specified, all prior distributions are set to be the weakly informative defaults. </w:t>
      </w:r>
    </w:p>
    <w:p w14:paraId="0D944245" w14:textId="77777777" w:rsidR="00650871" w:rsidRDefault="00B71AC7">
      <w:pPr>
        <w:pStyle w:val="BodyText"/>
      </w:pPr>
      <w:r>
        <w:t>To rule out the possibility that observed patterns were strongly influenced by summer drought, we examined the relationship between spring tempreatures and summer Standardized Precipitation Evapotranspiration Index</w:t>
      </w:r>
      <w:r>
        <w:rPr>
          <w:vertAlign w:val="superscript"/>
        </w:rPr>
        <w:t>33</w:t>
      </w:r>
      <w:r>
        <w:t>. The latter was obtained from the ForestGEO Climate Data Portal v1.0 (</w:t>
      </w:r>
      <w:hyperlink r:id="rId17">
        <w:r>
          <w:rPr>
            <w:rStyle w:val="Hyperlink"/>
          </w:rPr>
          <w:t>https://forestgeo.github.io/Climate/</w:t>
        </w:r>
      </w:hyperlink>
      <w:r>
        <w:t>)</w:t>
      </w:r>
      <w:r>
        <w:rPr>
          <w:vertAlign w:val="superscript"/>
        </w:rPr>
        <w:t>53</w:t>
      </w:r>
      <w:r>
        <w:t xml:space="preserve">. </w:t>
      </w:r>
      <w:r w:rsidRPr="00731276">
        <w:rPr>
          <w:i/>
          <w:iCs/>
          <w:highlight w:val="yellow"/>
          <w:rPrChange w:id="41" w:author="Harley, Grant (gharley@uidaho.edu)" w:date="2021-11-17T07:47:00Z">
            <w:rPr>
              <w:i/>
              <w:iCs/>
            </w:rPr>
          </w:rPrChange>
        </w:rPr>
        <w:t>ADD SOMETHING ON HOW STANDARD PRECIPITAITON EVAPOTRANSPIRATIN INDEX WAS FOUND</w:t>
      </w:r>
      <w:r w:rsidRPr="00731276">
        <w:rPr>
          <w:highlight w:val="yellow"/>
          <w:rPrChange w:id="42" w:author="Harley, Grant (gharley@uidaho.edu)" w:date="2021-11-17T07:47:00Z">
            <w:rPr/>
          </w:rPrChange>
        </w:rPr>
        <w:t>!!!!</w:t>
      </w:r>
    </w:p>
    <w:p w14:paraId="0BBF07C5" w14:textId="77777777" w:rsidR="00650871" w:rsidRDefault="00B71AC7">
      <w:pPr>
        <w:pStyle w:val="Heading2"/>
      </w:pPr>
      <w:bookmarkStart w:id="43" w:name="Tree"/>
      <w:bookmarkEnd w:id="33"/>
      <w:r>
        <w:t>Tree-ring analysis</w:t>
      </w:r>
    </w:p>
    <w:p w14:paraId="3A99C01C" w14:textId="1C429556" w:rsidR="00650871" w:rsidRDefault="00B71AC7">
      <w:pPr>
        <w:pStyle w:val="FirstParagraph"/>
      </w:pPr>
      <w:r>
        <w:t xml:space="preserve">We analyzed tree-ring records for 108 sites, including our focal sites. All </w:t>
      </w:r>
      <w:r w:rsidRPr="009E533D">
        <w:rPr>
          <w:highlight w:val="red"/>
          <w:rPrChange w:id="44" w:author="Dow, Cameron David" w:date="2021-11-17T20:41:00Z">
            <w:rPr/>
          </w:rPrChange>
        </w:rPr>
        <w:t xml:space="preserve">cores </w:t>
      </w:r>
      <w:del w:id="45" w:author="Harley, Grant (gharley@uidaho.edu)" w:date="2021-11-17T07:48:00Z">
        <w:r w:rsidRPr="009E533D" w:rsidDel="00731276">
          <w:rPr>
            <w:highlight w:val="red"/>
            <w:rPrChange w:id="46" w:author="Dow, Cameron David" w:date="2021-11-17T20:41:00Z">
              <w:rPr/>
            </w:rPrChange>
          </w:rPr>
          <w:delText>had be</w:delText>
        </w:r>
        <w:r w:rsidDel="00731276">
          <w:delText>en</w:delText>
        </w:r>
      </w:del>
      <w:ins w:id="47" w:author="Harley, Grant (gharley@uidaho.edu)" w:date="2021-11-17T07:48:00Z">
        <w:r w:rsidR="00731276">
          <w:t>were</w:t>
        </w:r>
      </w:ins>
      <w:r>
        <w:t xml:space="preserve"> previously collected, cross-dated, and measured using standard collection and processing methodologies</w:t>
      </w:r>
      <w:r>
        <w:rPr>
          <w:vertAlign w:val="superscript"/>
        </w:rPr>
        <w:t>60</w:t>
      </w:r>
      <w:r>
        <w:t>.</w:t>
      </w:r>
    </w:p>
    <w:p w14:paraId="376BC275" w14:textId="77777777" w:rsidR="00650871" w:rsidRDefault="00B71AC7">
      <w:pPr>
        <w:pStyle w:val="BodyText"/>
      </w:pPr>
      <w:r>
        <w:t>Dominant tree species were cored at both SCBI</w:t>
      </w:r>
      <w:r>
        <w:rPr>
          <w:vertAlign w:val="superscript"/>
        </w:rPr>
        <w:t>27,49</w:t>
      </w:r>
      <w:r>
        <w:t xml:space="preserve"> and Harvard Forest</w:t>
      </w:r>
      <w:r>
        <w:rPr>
          <w:vertAlign w:val="superscript"/>
        </w:rPr>
        <w:t>4,61,62</w:t>
      </w:r>
      <w:r>
        <w:t xml:space="preserve"> following sampling designs that covered a broad range of DBH. We analyzed records for the ring- and diffuse- porous species at each site (Extended Data Table 1), but excluded species with other xylem architectures (</w:t>
      </w:r>
      <w:r>
        <w:rPr>
          <w:i/>
          <w:iCs/>
        </w:rPr>
        <w:t>Juglans nigra</w:t>
      </w:r>
      <w:r>
        <w:t xml:space="preserve"> L. at SCBI, </w:t>
      </w:r>
      <w:r>
        <w:rPr>
          <w:i/>
          <w:iCs/>
        </w:rPr>
        <w:t>Tsuga canadensis</w:t>
      </w:r>
      <w:r>
        <w:t xml:space="preserve"> at Harvard Forest). We studied a total of 976 cores which included 12 species at SCBI and 4 species at Harvard Forest (Extended Data Table 1).</w:t>
      </w:r>
    </w:p>
    <w:p w14:paraId="3C0FE137" w14:textId="77777777" w:rsidR="00650871" w:rsidRDefault="00B71AC7">
      <w:pPr>
        <w:pStyle w:val="BodyText"/>
      </w:pPr>
      <w:r>
        <w:t>The tree-ring records from our focal sites were complemented with a much larger collection spanning 106 deciduous and mixed forest sites in Eastern North America</w:t>
      </w:r>
      <w:r>
        <w:rPr>
          <w:vertAlign w:val="superscript"/>
        </w:rPr>
        <w:t>26,63</w:t>
      </w:r>
      <w:r>
        <w:t>. Again, records were limited to broadleaf deciduous species with clearly defined xylem porosity (</w:t>
      </w:r>
      <w:r>
        <w:rPr>
          <w:i/>
          <w:iCs/>
        </w:rPr>
        <w:t>i.e.</w:t>
      </w:r>
      <w:r>
        <w:t>, excluding semi-ring porous).</w:t>
      </w:r>
    </w:p>
    <w:p w14:paraId="483FC53C" w14:textId="0F0D7010" w:rsidR="00650871" w:rsidRDefault="00B71AC7">
      <w:pPr>
        <w:pStyle w:val="BodyText"/>
      </w:pPr>
      <w:r>
        <w:t>For each species-site combination, we converted tree</w:t>
      </w:r>
      <w:ins w:id="48" w:author="Harley, Grant (gharley@uidaho.edu)" w:date="2021-11-17T07:49:00Z">
        <w:r w:rsidR="00731276">
          <w:t>-</w:t>
        </w:r>
      </w:ins>
      <w:del w:id="49" w:author="Harley, Grant (gharley@uidaho.edu)" w:date="2021-11-17T07:49:00Z">
        <w:r w:rsidDel="00731276">
          <w:delText xml:space="preserve"> </w:delText>
        </w:r>
      </w:del>
      <w:r>
        <w:t xml:space="preserve">ring records into a dimensionless </w:t>
      </w:r>
      <w:commentRangeStart w:id="50"/>
      <w:commentRangeStart w:id="51"/>
      <w:r>
        <w:t>ring width index (RWI)</w:t>
      </w:r>
      <w:commentRangeEnd w:id="50"/>
      <w:r w:rsidR="00731276">
        <w:rPr>
          <w:rStyle w:val="CommentReference"/>
        </w:rPr>
        <w:commentReference w:id="50"/>
      </w:r>
      <w:commentRangeEnd w:id="51"/>
      <w:r w:rsidR="009E533D">
        <w:rPr>
          <w:rStyle w:val="CommentReference"/>
        </w:rPr>
        <w:commentReference w:id="51"/>
      </w:r>
      <w:r>
        <w:t xml:space="preserve"> to emphasize interannual variability associated with climate.</w:t>
      </w:r>
      <w:r>
        <w:rPr>
          <w:vertAlign w:val="superscript"/>
        </w:rPr>
        <w:t>64</w:t>
      </w:r>
      <w:r>
        <w:t xml:space="preserve"> A 2/3rds </w:t>
      </w:r>
      <w:r>
        <w:rPr>
          <w:i/>
          <w:iCs/>
        </w:rPr>
        <w:t>n</w:t>
      </w:r>
      <w:r>
        <w:t xml:space="preserve"> spline was applied to each core using ARSTAN to produce standardized ring-width series; </w:t>
      </w:r>
      <w:r>
        <w:rPr>
          <w:i/>
          <w:iCs/>
        </w:rPr>
        <w:t>n</w:t>
      </w:r>
      <w:r>
        <w:t xml:space="preserve"> is the number of years in each series</w:t>
      </w:r>
      <w:r>
        <w:rPr>
          <w:vertAlign w:val="superscript"/>
        </w:rPr>
        <w:t>64,65</w:t>
      </w:r>
      <w:r>
        <w:t>. An adaptive power transformation, a process that also stabilises the variance over time</w:t>
      </w:r>
      <w:r>
        <w:rPr>
          <w:vertAlign w:val="superscript"/>
        </w:rPr>
        <w:t>66</w:t>
      </w:r>
      <w:r>
        <w:t>, was used to minimize the influence of outliers in all series. Low series replication, often in the earliest portions of a chronology collection, can also inflate the variance of tree-ring records</w:t>
      </w:r>
      <w:r>
        <w:rPr>
          <w:vertAlign w:val="superscript"/>
        </w:rPr>
        <w:t>67</w:t>
      </w:r>
      <w:r>
        <w:t xml:space="preserve">. The 1/3rds spline method was chosen when replication in the inner portion of each chronology (ca. inner 30–50 yr of each record depending on full chronology length) was less than three trees. When replication was greater than </w:t>
      </w:r>
      <w:del w:id="52" w:author="Harley, Grant (gharley@uidaho.edu)" w:date="2021-11-17T07:53:00Z">
        <w:r w:rsidRPr="003D6F9A" w:rsidDel="003D6F9A">
          <w:rPr>
            <w:i/>
            <w:iCs/>
            <w:rPrChange w:id="53" w:author="Harley, Grant (gharley@uidaho.edu)" w:date="2021-11-17T07:53:00Z">
              <w:rPr/>
            </w:rPrChange>
          </w:rPr>
          <w:delText>that</w:delText>
        </w:r>
      </w:del>
      <w:ins w:id="54" w:author="Harley, Grant (gharley@uidaho.edu)" w:date="2021-11-17T07:53:00Z">
        <w:r w:rsidR="003D6F9A" w:rsidRPr="003D6F9A">
          <w:rPr>
            <w:i/>
            <w:iCs/>
            <w:rPrChange w:id="55" w:author="Harley, Grant (gharley@uidaho.edu)" w:date="2021-11-17T07:53:00Z">
              <w:rPr/>
            </w:rPrChange>
          </w:rPr>
          <w:t>n</w:t>
        </w:r>
        <w:r w:rsidR="003D6F9A">
          <w:t>=3 trees</w:t>
        </w:r>
      </w:ins>
      <w:r>
        <w:t>, we used the average correlation between raw ring-width series (rbar) method. The robust biweight mean chronology (RWI) for each species-site combination was calculated from the ring-width indices following variance stabilisation</w:t>
      </w:r>
      <w:r>
        <w:rPr>
          <w:vertAlign w:val="superscript"/>
        </w:rPr>
        <w:t>65</w:t>
      </w:r>
      <w:r>
        <w:t xml:space="preserve">. We defined chronology start year (Extended Data Table 1) as the year where subsample signal strength (SSS) passed a threshold of SSS = 0.8, or where </w:t>
      </w:r>
      <m:oMath>
        <m:r>
          <m:rPr>
            <m:sty m:val="p"/>
          </m:rPr>
          <w:rPr>
            <w:rFonts w:ascii="Cambria Math" w:hAnsi="Cambria Math"/>
          </w:rPr>
          <m:t>≥</m:t>
        </m:r>
      </m:oMath>
      <w:r>
        <w:t xml:space="preserve"> 80% of the population signal was captured in the chronology.</w:t>
      </w:r>
    </w:p>
    <w:p w14:paraId="517E68DC" w14:textId="28F4BF55" w:rsidR="00650871" w:rsidRDefault="00B71AC7">
      <w:pPr>
        <w:pStyle w:val="BodyText"/>
      </w:pPr>
      <w:r>
        <w:t xml:space="preserve">For the analysis of correlation between RWI and climate variables, we obtained monthly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and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data for 1901-2019 from CRU v.4.04.</w:t>
      </w:r>
      <w:r>
        <w:rPr>
          <w:vertAlign w:val="superscript"/>
        </w:rPr>
        <w:t>68</w:t>
      </w:r>
      <w:r>
        <w:t xml:space="preserve"> Correlations between monthly climate and </w:t>
      </w:r>
      <m:oMath>
        <m:r>
          <w:rPr>
            <w:rFonts w:ascii="Cambria Math" w:hAnsi="Cambria Math"/>
          </w:rPr>
          <m:t>RWI</m:t>
        </m:r>
      </m:oMath>
      <w:r>
        <w:t xml:space="preserve"> </w:t>
      </w:r>
      <w:r>
        <w:lastRenderedPageBreak/>
        <w:t>were assessed using ‘dplR’</w:t>
      </w:r>
      <w:r>
        <w:rPr>
          <w:vertAlign w:val="superscript"/>
        </w:rPr>
        <w:t>69</w:t>
      </w:r>
      <w:r>
        <w:t xml:space="preserve"> and ‘bootRes’</w:t>
      </w:r>
      <w:r>
        <w:rPr>
          <w:vertAlign w:val="superscript"/>
        </w:rPr>
        <w:t>70</w:t>
      </w:r>
      <w:r>
        <w:t xml:space="preserve"> in R v 4.0 (R Core Team, 2020), which correlated functions and bootstrapped confidence intervals for these relationships</w:t>
      </w:r>
      <w:r>
        <w:rPr>
          <w:vertAlign w:val="superscript"/>
        </w:rPr>
        <w:t>71</w:t>
      </w:r>
      <w:r>
        <w:t xml:space="preserve">. We analyzed these correlations for January through September of the current year (presented in Fig. 3, Extended Data Figure 6). To test for potential lag effects of spring temperatures on </w:t>
      </w:r>
      <w:ins w:id="56" w:author="Harley, Grant (gharley@uidaho.edu)" w:date="2021-11-17T07:57:00Z">
        <w:r w:rsidR="004E3FE8">
          <w:t>growth of the following y</w:t>
        </w:r>
      </w:ins>
      <w:ins w:id="57" w:author="Harley, Grant (gharley@uidaho.edu)" w:date="2021-11-17T07:58:00Z">
        <w:r w:rsidR="004E3FE8">
          <w:t xml:space="preserve">ear, </w:t>
        </w:r>
      </w:ins>
      <w:del w:id="58" w:author="Harley, Grant (gharley@uidaho.edu)" w:date="2021-11-17T07:58:00Z">
        <w:r w:rsidDel="004E3FE8">
          <w:delText xml:space="preserve">the following year’s growth, </w:delText>
        </w:r>
      </w:del>
      <w:r>
        <w:t>we also ran a version of the analysis extending back to include climate of every month of the previous year (Extended Data Figure 7). Correlations and significance levels for months April-August are given in SI Table 1.</w:t>
      </w:r>
    </w:p>
    <w:p w14:paraId="7989A67F" w14:textId="77777777" w:rsidR="00650871" w:rsidRDefault="00B71AC7">
      <w:pPr>
        <w:pStyle w:val="BodyText"/>
      </w:pPr>
      <w:r>
        <w:t xml:space="preserve">We used a multivariate model to test for joint effects of April and summer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on </w:t>
      </w:r>
      <w:commentRangeStart w:id="59"/>
      <w:r>
        <w:t>RWI</w:t>
      </w:r>
      <w:commentRangeEnd w:id="59"/>
      <w:r w:rsidR="004E3FE8">
        <w:rPr>
          <w:rStyle w:val="CommentReference"/>
        </w:rPr>
        <w:commentReference w:id="59"/>
      </w:r>
      <w:r>
        <w:t xml:space="preserve">. We began by testing univariate correlations of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over three summer windows: June, June-July, and May-August. Having determined that, among these, June-July explained the most variation, we then analyzed the joint effects of April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and June-July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on RWI for each chronology independently using the base lm() function in R. Slopes and p-values for each chronology are given in SI Table 1.</w:t>
      </w:r>
    </w:p>
    <w:p w14:paraId="30C54987" w14:textId="77777777" w:rsidR="00650871" w:rsidRDefault="00B71AC7">
      <w:pPr>
        <w:pStyle w:val="Heading1"/>
      </w:pPr>
      <w:bookmarkStart w:id="60" w:name="Acknowledgements"/>
      <w:bookmarkEnd w:id="32"/>
      <w:bookmarkEnd w:id="43"/>
      <w:r>
        <w:t>Acknowledgements</w:t>
      </w:r>
    </w:p>
    <w:p w14:paraId="1BA28F65" w14:textId="77777777" w:rsidR="00650871" w:rsidRDefault="00B71AC7">
      <w:pPr>
        <w:pStyle w:val="FirstParagraph"/>
      </w:pPr>
      <w:r>
        <w:t>We gratefully acknowledge all researchers who assisted with data collection in the field and laboratory, particularly Tsun Fung Au, Joshua Bregy, James Dickens, Karen Heeter, Anna Hennage, Daniel King, James McGee, Benjamin Lockwood, Jennifer McGarvey, Victoria Meakem, Josh Oliver, Jessica Shue, Karly Schmidt-Simard, Brandon Strange, Alyssa Terrell, Brynn Taylor, Michael Thornton, Senna Robeson, Matt Wenzel, and Luke Wylie. Thanks to David A. Orwig and members of the ForestGEO Ecosystesms &amp; Climate Lab at SCBI for helpful feedback. The research was funded by ForestGEO (Smithsonian). Collection of tree-ring samples was funded by a USDA Agriculture and Food Research Initiative grant 2017-67013-26191 and from the Indiana University Vice Provost for Research Faculty Research Program.</w:t>
      </w:r>
    </w:p>
    <w:p w14:paraId="4663D6E1" w14:textId="77777777" w:rsidR="00650871" w:rsidRDefault="00B71AC7">
      <w:pPr>
        <w:pStyle w:val="Heading1"/>
      </w:pPr>
      <w:bookmarkStart w:id="61" w:name="Author"/>
      <w:bookmarkEnd w:id="60"/>
      <w:r>
        <w:t>Author Contributions</w:t>
      </w:r>
    </w:p>
    <w:p w14:paraId="7F37509F" w14:textId="77777777" w:rsidR="00650871" w:rsidRDefault="00B71AC7">
      <w:pPr>
        <w:pStyle w:val="FirstParagraph"/>
      </w:pPr>
      <w:r>
        <w:t>Cameron Dow and Kristina J. Anderson-Teixeira conceived the ideas and designed the study; Cameron Dow, Loïc D’Orangeville, Erika B. Gonzalez-Akre, Ryan Helcoski, Grant L. Harley, Justin T. Maxwell, Ian R. McGregor, William McShea, Neil Pederson, Alan J. Tepley, and Kristina J. Anderson-Teixeira collected or oversaw collection of data; Cameron Dow, Albert Y. Kim, Valentine Herrmann, Justin T. Maxwell, Ian R. McGregor, Sean McMahon analyzed the data or provided analytical tools; Cameron Dow and Kristina J. Anderson-Teixeira led the writing of the manuscript. All authors contributed critically to the drafts and gave final approval for publication.</w:t>
      </w:r>
    </w:p>
    <w:p w14:paraId="081CF0A1" w14:textId="77777777" w:rsidR="00650871" w:rsidRDefault="00B71AC7">
      <w:pPr>
        <w:pStyle w:val="Heading1"/>
      </w:pPr>
      <w:bookmarkStart w:id="62" w:name="Additional"/>
      <w:bookmarkEnd w:id="61"/>
      <w:r>
        <w:t>Additional Information</w:t>
      </w:r>
    </w:p>
    <w:p w14:paraId="5948168C" w14:textId="77777777" w:rsidR="00650871" w:rsidRDefault="00B71AC7">
      <w:pPr>
        <w:pStyle w:val="FirstParagraph"/>
      </w:pPr>
      <w:r>
        <w:rPr>
          <w:b/>
          <w:bCs/>
        </w:rPr>
        <w:t>Supplementary Information</w:t>
      </w:r>
      <w:r>
        <w:t xml:space="preserve"> is available for this paper.</w:t>
      </w:r>
    </w:p>
    <w:p w14:paraId="3D95CC54" w14:textId="77777777" w:rsidR="00650871" w:rsidRDefault="00B71AC7">
      <w:pPr>
        <w:pStyle w:val="BodyText"/>
      </w:pPr>
      <w:r>
        <w:lastRenderedPageBreak/>
        <w:t>Correspondence and requests for materials should be addressed to Kristina Anderson-Teixeira (</w:t>
      </w:r>
      <w:hyperlink r:id="rId18">
        <w:r>
          <w:rPr>
            <w:rStyle w:val="Hyperlink"/>
          </w:rPr>
          <w:t>teixeirak@si.edu</w:t>
        </w:r>
      </w:hyperlink>
      <w:r>
        <w:t>).</w:t>
      </w:r>
    </w:p>
    <w:p w14:paraId="36CC99B1" w14:textId="77777777" w:rsidR="00650871" w:rsidRDefault="00B71AC7">
      <w:pPr>
        <w:pStyle w:val="Heading1"/>
      </w:pPr>
      <w:bookmarkStart w:id="63" w:name="References"/>
      <w:bookmarkEnd w:id="62"/>
      <w:r>
        <w:t>References</w:t>
      </w:r>
    </w:p>
    <w:p w14:paraId="6230F9B5" w14:textId="77777777" w:rsidR="00650871" w:rsidRDefault="00B71AC7">
      <w:pPr>
        <w:pStyle w:val="Bibliography"/>
      </w:pPr>
      <w:bookmarkStart w:id="64" w:name="ref-jeong_phenology_2011"/>
      <w:bookmarkStart w:id="65" w:name="refs"/>
      <w:r>
        <w:t xml:space="preserve">1. </w:t>
      </w:r>
      <w:r>
        <w:tab/>
        <w:t xml:space="preserve">Jeong, S.-J., Ho, C.-H., Gim, H.-J. &amp; Brown, M. E. Phenology shifts at start vs. End of growing season in temperate vegetation over the Northern Hemisphere for the period 1982. </w:t>
      </w:r>
      <w:r>
        <w:rPr>
          <w:i/>
          <w:iCs/>
        </w:rPr>
        <w:t>Global Change Biology</w:t>
      </w:r>
      <w:r>
        <w:t xml:space="preserve"> </w:t>
      </w:r>
      <w:r>
        <w:rPr>
          <w:b/>
          <w:bCs/>
        </w:rPr>
        <w:t>17</w:t>
      </w:r>
      <w:r>
        <w:t>, 2385–2399 (2011).</w:t>
      </w:r>
    </w:p>
    <w:p w14:paraId="0BE88FDD" w14:textId="77777777" w:rsidR="00650871" w:rsidRDefault="00B71AC7">
      <w:pPr>
        <w:pStyle w:val="Bibliography"/>
      </w:pPr>
      <w:bookmarkStart w:id="66" w:name="ref-keenan_net_2014"/>
      <w:bookmarkEnd w:id="64"/>
      <w:r>
        <w:t xml:space="preserve">2. </w:t>
      </w:r>
      <w:r>
        <w:tab/>
        <w:t xml:space="preserve">Keenan, T. F. </w:t>
      </w:r>
      <w:r>
        <w:rPr>
          <w:i/>
          <w:iCs/>
        </w:rPr>
        <w:t>et al.</w:t>
      </w:r>
      <w:r>
        <w:t xml:space="preserve"> Net carbon uptake has increased through warming-induced changes in temperate forest phenology. </w:t>
      </w:r>
      <w:r>
        <w:rPr>
          <w:i/>
          <w:iCs/>
        </w:rPr>
        <w:t>Nature Climate Change</w:t>
      </w:r>
      <w:r>
        <w:t xml:space="preserve"> </w:t>
      </w:r>
      <w:r>
        <w:rPr>
          <w:b/>
          <w:bCs/>
        </w:rPr>
        <w:t>4</w:t>
      </w:r>
      <w:r>
        <w:t>, 598–604 (2014).</w:t>
      </w:r>
    </w:p>
    <w:p w14:paraId="73E3D578" w14:textId="77777777" w:rsidR="00650871" w:rsidRDefault="00B71AC7">
      <w:pPr>
        <w:pStyle w:val="Bibliography"/>
      </w:pPr>
      <w:bookmarkStart w:id="67" w:name="ref-buermann_widespread_2018"/>
      <w:bookmarkEnd w:id="66"/>
      <w:r>
        <w:t xml:space="preserve">3. </w:t>
      </w:r>
      <w:r>
        <w:tab/>
        <w:t xml:space="preserve">Buermann, W. </w:t>
      </w:r>
      <w:r>
        <w:rPr>
          <w:i/>
          <w:iCs/>
        </w:rPr>
        <w:t>et al.</w:t>
      </w:r>
      <w:r>
        <w:t xml:space="preserve"> Widespread seasonal compensation effects of spring warming on northern plant productivity. </w:t>
      </w:r>
      <w:r>
        <w:rPr>
          <w:i/>
          <w:iCs/>
        </w:rPr>
        <w:t>Nature</w:t>
      </w:r>
      <w:r>
        <w:t xml:space="preserve"> </w:t>
      </w:r>
      <w:r>
        <w:rPr>
          <w:b/>
          <w:bCs/>
        </w:rPr>
        <w:t>562</w:t>
      </w:r>
      <w:r>
        <w:t>, 110–114 (2018).</w:t>
      </w:r>
    </w:p>
    <w:p w14:paraId="068141AD" w14:textId="77777777" w:rsidR="00650871" w:rsidRDefault="00B71AC7">
      <w:pPr>
        <w:pStyle w:val="Bibliography"/>
      </w:pPr>
      <w:bookmarkStart w:id="68" w:name="ref-finzi_carbon_2020"/>
      <w:bookmarkEnd w:id="67"/>
      <w:r>
        <w:t xml:space="preserve">4. </w:t>
      </w:r>
      <w:r>
        <w:tab/>
        <w:t xml:space="preserve">Finzi, A. C. </w:t>
      </w:r>
      <w:r>
        <w:rPr>
          <w:i/>
          <w:iCs/>
        </w:rPr>
        <w:t>et al.</w:t>
      </w:r>
      <w:r>
        <w:t xml:space="preserve"> Carbon budget of the Harvard Forest Long-Term Ecological Research site: Pattern, process, and response to global change. </w:t>
      </w:r>
      <w:r>
        <w:rPr>
          <w:i/>
          <w:iCs/>
        </w:rPr>
        <w:t>Ecological Monographs</w:t>
      </w:r>
      <w:r>
        <w:t xml:space="preserve"> </w:t>
      </w:r>
      <w:r>
        <w:rPr>
          <w:b/>
          <w:bCs/>
        </w:rPr>
        <w:t>90</w:t>
      </w:r>
      <w:r>
        <w:t>, e01423 (2020).</w:t>
      </w:r>
    </w:p>
    <w:p w14:paraId="27C13EAD" w14:textId="77777777" w:rsidR="00650871" w:rsidRDefault="00B71AC7">
      <w:pPr>
        <w:pStyle w:val="Bibliography"/>
      </w:pPr>
      <w:bookmarkStart w:id="69" w:name="ref-stuble_plant_2021"/>
      <w:bookmarkEnd w:id="68"/>
      <w:r>
        <w:t xml:space="preserve">5. </w:t>
      </w:r>
      <w:r>
        <w:tab/>
        <w:t xml:space="preserve">Stuble, K. L., Bennion, L. D. &amp; Kuebbing, S. E. Plant phenological responses to experimental warmingA synthesis. </w:t>
      </w:r>
      <w:r>
        <w:rPr>
          <w:i/>
          <w:iCs/>
        </w:rPr>
        <w:t>Global Change Biology</w:t>
      </w:r>
      <w:r>
        <w:t xml:space="preserve"> </w:t>
      </w:r>
      <w:r>
        <w:rPr>
          <w:b/>
          <w:bCs/>
        </w:rPr>
        <w:t>27</w:t>
      </w:r>
      <w:r>
        <w:t>, 4110–4124 (2021).</w:t>
      </w:r>
    </w:p>
    <w:p w14:paraId="3B8E287F" w14:textId="77777777" w:rsidR="00650871" w:rsidRDefault="00B71AC7">
      <w:pPr>
        <w:pStyle w:val="Bibliography"/>
      </w:pPr>
      <w:bookmarkStart w:id="70" w:name="ref-delgado_differences_2020"/>
      <w:bookmarkEnd w:id="69"/>
      <w:r>
        <w:t xml:space="preserve">6. </w:t>
      </w:r>
      <w:r>
        <w:tab/>
        <w:t xml:space="preserve">Delgado, M. del M. </w:t>
      </w:r>
      <w:r>
        <w:rPr>
          <w:i/>
          <w:iCs/>
        </w:rPr>
        <w:t>et al.</w:t>
      </w:r>
      <w:r>
        <w:t xml:space="preserve"> Differences in spatial versus temporal reaction norms for spring and autumn phenological events. </w:t>
      </w:r>
      <w:r>
        <w:rPr>
          <w:i/>
          <w:iCs/>
        </w:rPr>
        <w:t>Proceedings of the National Academy of Sciences</w:t>
      </w:r>
      <w:r>
        <w:t xml:space="preserve"> 202002713 (2020) doi:</w:t>
      </w:r>
      <w:hyperlink r:id="rId19">
        <w:r>
          <w:rPr>
            <w:rStyle w:val="Hyperlink"/>
          </w:rPr>
          <w:t>10.1073/pnas.2002713117</w:t>
        </w:r>
      </w:hyperlink>
      <w:r>
        <w:t>.</w:t>
      </w:r>
    </w:p>
    <w:p w14:paraId="57B46C13" w14:textId="77777777" w:rsidR="00650871" w:rsidRPr="00EC399F" w:rsidRDefault="00B71AC7">
      <w:pPr>
        <w:pStyle w:val="Bibliography"/>
        <w:rPr>
          <w:lang w:val="fr-FR"/>
          <w:rPrChange w:id="71" w:author="Dow, Cameron David" w:date="2021-11-17T20:05:00Z">
            <w:rPr/>
          </w:rPrChange>
        </w:rPr>
      </w:pPr>
      <w:bookmarkStart w:id="72" w:name="ref-menzel_growing_1999"/>
      <w:bookmarkEnd w:id="70"/>
      <w:r>
        <w:t xml:space="preserve">7. </w:t>
      </w:r>
      <w:r>
        <w:tab/>
        <w:t xml:space="preserve">Menzel, A. &amp; Fabian, P. Growing season extended in Europe. </w:t>
      </w:r>
      <w:r w:rsidRPr="00EC399F">
        <w:rPr>
          <w:i/>
          <w:iCs/>
          <w:lang w:val="fr-FR"/>
          <w:rPrChange w:id="73" w:author="Dow, Cameron David" w:date="2021-11-17T20:05:00Z">
            <w:rPr>
              <w:i/>
              <w:iCs/>
            </w:rPr>
          </w:rPrChange>
        </w:rPr>
        <w:t>Nature</w:t>
      </w:r>
      <w:r w:rsidRPr="00EC399F">
        <w:rPr>
          <w:lang w:val="fr-FR"/>
          <w:rPrChange w:id="74" w:author="Dow, Cameron David" w:date="2021-11-17T20:05:00Z">
            <w:rPr/>
          </w:rPrChange>
        </w:rPr>
        <w:t xml:space="preserve"> </w:t>
      </w:r>
      <w:r w:rsidRPr="00EC399F">
        <w:rPr>
          <w:b/>
          <w:bCs/>
          <w:lang w:val="fr-FR"/>
          <w:rPrChange w:id="75" w:author="Dow, Cameron David" w:date="2021-11-17T20:05:00Z">
            <w:rPr>
              <w:b/>
              <w:bCs/>
            </w:rPr>
          </w:rPrChange>
        </w:rPr>
        <w:t>397</w:t>
      </w:r>
      <w:r w:rsidRPr="00EC399F">
        <w:rPr>
          <w:lang w:val="fr-FR"/>
          <w:rPrChange w:id="76" w:author="Dow, Cameron David" w:date="2021-11-17T20:05:00Z">
            <w:rPr/>
          </w:rPrChange>
        </w:rPr>
        <w:t>, 659–659 (1999).</w:t>
      </w:r>
    </w:p>
    <w:p w14:paraId="3FA2E9DF" w14:textId="77777777" w:rsidR="00650871" w:rsidRDefault="00B71AC7">
      <w:pPr>
        <w:pStyle w:val="Bibliography"/>
      </w:pPr>
      <w:bookmarkStart w:id="77" w:name="ref-menzel_european_2006"/>
      <w:bookmarkEnd w:id="72"/>
      <w:r w:rsidRPr="00EC399F">
        <w:rPr>
          <w:lang w:val="fr-FR"/>
          <w:rPrChange w:id="78" w:author="Dow, Cameron David" w:date="2021-11-17T20:05:00Z">
            <w:rPr/>
          </w:rPrChange>
        </w:rPr>
        <w:t xml:space="preserve">8. </w:t>
      </w:r>
      <w:r w:rsidRPr="00EC399F">
        <w:rPr>
          <w:lang w:val="fr-FR"/>
          <w:rPrChange w:id="79" w:author="Dow, Cameron David" w:date="2021-11-17T20:05:00Z">
            <w:rPr/>
          </w:rPrChange>
        </w:rPr>
        <w:tab/>
        <w:t xml:space="preserve">Menzel, A. </w:t>
      </w:r>
      <w:r w:rsidRPr="00EC399F">
        <w:rPr>
          <w:i/>
          <w:iCs/>
          <w:lang w:val="fr-FR"/>
          <w:rPrChange w:id="80" w:author="Dow, Cameron David" w:date="2021-11-17T20:05:00Z">
            <w:rPr>
              <w:i/>
              <w:iCs/>
            </w:rPr>
          </w:rPrChange>
        </w:rPr>
        <w:t>et al.</w:t>
      </w:r>
      <w:r w:rsidRPr="00EC399F">
        <w:rPr>
          <w:lang w:val="fr-FR"/>
          <w:rPrChange w:id="81" w:author="Dow, Cameron David" w:date="2021-11-17T20:05:00Z">
            <w:rPr/>
          </w:rPrChange>
        </w:rPr>
        <w:t xml:space="preserve"> </w:t>
      </w:r>
      <w:r>
        <w:t xml:space="preserve">European phenological response to climate change matches the warming pattern. </w:t>
      </w:r>
      <w:r>
        <w:rPr>
          <w:i/>
          <w:iCs/>
        </w:rPr>
        <w:t>Global Change Biology</w:t>
      </w:r>
      <w:r>
        <w:t xml:space="preserve"> </w:t>
      </w:r>
      <w:r>
        <w:rPr>
          <w:b/>
          <w:bCs/>
        </w:rPr>
        <w:t>12</w:t>
      </w:r>
      <w:r>
        <w:t>, 1969–1976 (2006).</w:t>
      </w:r>
    </w:p>
    <w:p w14:paraId="67F2E919" w14:textId="77777777" w:rsidR="00650871" w:rsidRDefault="00B71AC7">
      <w:pPr>
        <w:pStyle w:val="Bibliography"/>
      </w:pPr>
      <w:bookmarkStart w:id="82" w:name="ref-ibanez_forecasting_2010"/>
      <w:bookmarkEnd w:id="77"/>
      <w:r>
        <w:t xml:space="preserve">9. </w:t>
      </w:r>
      <w:r>
        <w:tab/>
        <w:t xml:space="preserve">Ibáñez, I. </w:t>
      </w:r>
      <w:r>
        <w:rPr>
          <w:i/>
          <w:iCs/>
        </w:rPr>
        <w:t>et al.</w:t>
      </w:r>
      <w:r>
        <w:t xml:space="preserve"> Forecasting phenology under global warming. </w:t>
      </w:r>
      <w:r>
        <w:rPr>
          <w:i/>
          <w:iCs/>
        </w:rPr>
        <w:t>Philosophical Transactions of the Royal Society B: Biological Sciences</w:t>
      </w:r>
      <w:r>
        <w:t xml:space="preserve"> </w:t>
      </w:r>
      <w:r>
        <w:rPr>
          <w:b/>
          <w:bCs/>
        </w:rPr>
        <w:t>365</w:t>
      </w:r>
      <w:r>
        <w:t>, 3247–3260 (2010).</w:t>
      </w:r>
    </w:p>
    <w:p w14:paraId="6CE56328" w14:textId="77777777" w:rsidR="00650871" w:rsidRDefault="00B71AC7">
      <w:pPr>
        <w:pStyle w:val="Bibliography"/>
      </w:pPr>
      <w:bookmarkStart w:id="83" w:name="ref-keeling_increased_1996"/>
      <w:bookmarkEnd w:id="82"/>
      <w:r>
        <w:t xml:space="preserve">10. </w:t>
      </w:r>
      <w:r>
        <w:tab/>
        <w:t xml:space="preserve">Keeling, C. D., Chin, J. F. S. &amp; Whorf, T. P. Increased activity of northern vegetation inferred from atmospheric CO 2 measurements. </w:t>
      </w:r>
      <w:r>
        <w:rPr>
          <w:i/>
          <w:iCs/>
        </w:rPr>
        <w:t>Nature</w:t>
      </w:r>
      <w:r>
        <w:t xml:space="preserve"> </w:t>
      </w:r>
      <w:r>
        <w:rPr>
          <w:b/>
          <w:bCs/>
        </w:rPr>
        <w:t>382</w:t>
      </w:r>
      <w:r>
        <w:t>, 146–149 (1996).</w:t>
      </w:r>
    </w:p>
    <w:p w14:paraId="3719F822" w14:textId="77777777" w:rsidR="00650871" w:rsidRDefault="00B71AC7">
      <w:pPr>
        <w:pStyle w:val="Bibliography"/>
      </w:pPr>
      <w:bookmarkStart w:id="84" w:name="ref-dragoni_evidence_2011"/>
      <w:bookmarkEnd w:id="83"/>
      <w:r>
        <w:t xml:space="preserve">11. </w:t>
      </w:r>
      <w:r>
        <w:tab/>
        <w:t xml:space="preserve">Dragoni, D. </w:t>
      </w:r>
      <w:r>
        <w:rPr>
          <w:i/>
          <w:iCs/>
        </w:rPr>
        <w:t>et al.</w:t>
      </w:r>
      <w:r>
        <w:t xml:space="preserve"> Evidence of increased net ecosystem productivity associated with a longer vegetated season in a deciduous forest in south-central Indiana, USA. </w:t>
      </w:r>
      <w:r>
        <w:rPr>
          <w:i/>
          <w:iCs/>
        </w:rPr>
        <w:t>Global Change Biology</w:t>
      </w:r>
      <w:r>
        <w:t xml:space="preserve"> </w:t>
      </w:r>
      <w:r>
        <w:rPr>
          <w:b/>
          <w:bCs/>
        </w:rPr>
        <w:t>17</w:t>
      </w:r>
      <w:r>
        <w:t>, 886–897 (2011).</w:t>
      </w:r>
    </w:p>
    <w:p w14:paraId="7A50FAE7" w14:textId="77777777" w:rsidR="00650871" w:rsidRDefault="00B71AC7">
      <w:pPr>
        <w:pStyle w:val="Bibliography"/>
      </w:pPr>
      <w:bookmarkStart w:id="85" w:name="ref-crabbe_extreme_2016"/>
      <w:bookmarkEnd w:id="84"/>
      <w:r>
        <w:t xml:space="preserve">12. </w:t>
      </w:r>
      <w:r>
        <w:tab/>
        <w:t xml:space="preserve">Crabbe, R. A. </w:t>
      </w:r>
      <w:r>
        <w:rPr>
          <w:i/>
          <w:iCs/>
        </w:rPr>
        <w:t>et al.</w:t>
      </w:r>
      <w:r>
        <w:t xml:space="preserve"> Extreme warm temperatures alter forest phenology and productivity in Europe. </w:t>
      </w:r>
      <w:r>
        <w:rPr>
          <w:i/>
          <w:iCs/>
        </w:rPr>
        <w:t>Science of The Total Environment</w:t>
      </w:r>
      <w:r>
        <w:t xml:space="preserve"> </w:t>
      </w:r>
      <w:r>
        <w:rPr>
          <w:b/>
          <w:bCs/>
        </w:rPr>
        <w:t>563–564</w:t>
      </w:r>
      <w:r>
        <w:t>, 486–495 (2016).</w:t>
      </w:r>
    </w:p>
    <w:p w14:paraId="0FB665DC" w14:textId="77777777" w:rsidR="00650871" w:rsidRDefault="00B71AC7">
      <w:pPr>
        <w:pStyle w:val="Bibliography"/>
      </w:pPr>
      <w:bookmarkStart w:id="86" w:name="ref-zhou_explaining_2016"/>
      <w:bookmarkEnd w:id="85"/>
      <w:r>
        <w:t xml:space="preserve">13. </w:t>
      </w:r>
      <w:r>
        <w:tab/>
        <w:t xml:space="preserve">Zhou, S. </w:t>
      </w:r>
      <w:r>
        <w:rPr>
          <w:i/>
          <w:iCs/>
        </w:rPr>
        <w:t>et al.</w:t>
      </w:r>
      <w:r>
        <w:t xml:space="preserve"> Explaining inter-annual variability of gross primary productivity from plant phenology and physiology. </w:t>
      </w:r>
      <w:r>
        <w:rPr>
          <w:i/>
          <w:iCs/>
        </w:rPr>
        <w:t>Agricultural and Forest Meteorology</w:t>
      </w:r>
      <w:r>
        <w:t xml:space="preserve"> </w:t>
      </w:r>
      <w:r>
        <w:rPr>
          <w:b/>
          <w:bCs/>
        </w:rPr>
        <w:t>226–227</w:t>
      </w:r>
      <w:r>
        <w:t>, 246–256 (2016).</w:t>
      </w:r>
    </w:p>
    <w:p w14:paraId="636E58CD" w14:textId="77777777" w:rsidR="00650871" w:rsidRDefault="00B71AC7">
      <w:pPr>
        <w:pStyle w:val="Bibliography"/>
      </w:pPr>
      <w:bookmarkStart w:id="87" w:name="ref-fu_maximum_2019"/>
      <w:bookmarkEnd w:id="86"/>
      <w:r>
        <w:t xml:space="preserve">14. </w:t>
      </w:r>
      <w:r>
        <w:tab/>
        <w:t xml:space="preserve">Fu, Z. </w:t>
      </w:r>
      <w:r>
        <w:rPr>
          <w:i/>
          <w:iCs/>
        </w:rPr>
        <w:t>et al.</w:t>
      </w:r>
      <w:r>
        <w:t xml:space="preserve"> Maximum carbon uptake rate dominates the interannual variability of global net ecosystem exchange. </w:t>
      </w:r>
      <w:r>
        <w:rPr>
          <w:i/>
          <w:iCs/>
        </w:rPr>
        <w:t>Global Change Biology</w:t>
      </w:r>
      <w:r>
        <w:t xml:space="preserve"> </w:t>
      </w:r>
      <w:r>
        <w:rPr>
          <w:b/>
          <w:bCs/>
        </w:rPr>
        <w:t>25</w:t>
      </w:r>
      <w:r>
        <w:t>, 3381–3394 (2019).</w:t>
      </w:r>
    </w:p>
    <w:p w14:paraId="1B518CF0" w14:textId="77777777" w:rsidR="00650871" w:rsidRDefault="00B71AC7">
      <w:pPr>
        <w:pStyle w:val="Bibliography"/>
      </w:pPr>
      <w:bookmarkStart w:id="88" w:name="ref-xue_global_2017"/>
      <w:bookmarkEnd w:id="87"/>
      <w:r>
        <w:lastRenderedPageBreak/>
        <w:t xml:space="preserve">15. </w:t>
      </w:r>
      <w:r>
        <w:tab/>
        <w:t xml:space="preserve">Xue, B.-L. </w:t>
      </w:r>
      <w:r>
        <w:rPr>
          <w:i/>
          <w:iCs/>
        </w:rPr>
        <w:t>et al.</w:t>
      </w:r>
      <w:r>
        <w:t xml:space="preserve"> Global patterns of woody residence time and its influence on model simulation of aboveground biomass. </w:t>
      </w:r>
      <w:r>
        <w:rPr>
          <w:i/>
          <w:iCs/>
        </w:rPr>
        <w:t>Global Biogeochemical Cycles</w:t>
      </w:r>
      <w:r>
        <w:t xml:space="preserve"> </w:t>
      </w:r>
      <w:r>
        <w:rPr>
          <w:b/>
          <w:bCs/>
        </w:rPr>
        <w:t>31</w:t>
      </w:r>
      <w:r>
        <w:t>, 821–835 (2017).</w:t>
      </w:r>
    </w:p>
    <w:p w14:paraId="22988C36" w14:textId="77777777" w:rsidR="00650871" w:rsidRDefault="00B71AC7">
      <w:pPr>
        <w:pStyle w:val="Bibliography"/>
      </w:pPr>
      <w:bookmarkStart w:id="89" w:name="ref-russell_residence_2014"/>
      <w:bookmarkEnd w:id="88"/>
      <w:r>
        <w:t xml:space="preserve">16. </w:t>
      </w:r>
      <w:r>
        <w:tab/>
        <w:t xml:space="preserve">Russell, M. B. </w:t>
      </w:r>
      <w:r>
        <w:rPr>
          <w:i/>
          <w:iCs/>
        </w:rPr>
        <w:t>et al.</w:t>
      </w:r>
      <w:r>
        <w:t xml:space="preserve"> Residence Times and Decay Rates of Downed Woody Debris Biomass/Carbon in Eastern US Forests. </w:t>
      </w:r>
      <w:r>
        <w:rPr>
          <w:i/>
          <w:iCs/>
        </w:rPr>
        <w:t>Ecosystems</w:t>
      </w:r>
      <w:r>
        <w:t xml:space="preserve"> </w:t>
      </w:r>
      <w:r>
        <w:rPr>
          <w:b/>
          <w:bCs/>
        </w:rPr>
        <w:t>17</w:t>
      </w:r>
      <w:r>
        <w:t>, 765–777 (2014).</w:t>
      </w:r>
    </w:p>
    <w:p w14:paraId="5147AFDC" w14:textId="77777777" w:rsidR="00650871" w:rsidRDefault="00B71AC7">
      <w:pPr>
        <w:pStyle w:val="Bibliography"/>
      </w:pPr>
      <w:bookmarkStart w:id="90" w:name="ref-zani_increased_2020"/>
      <w:bookmarkEnd w:id="89"/>
      <w:r>
        <w:t xml:space="preserve">17. </w:t>
      </w:r>
      <w:r>
        <w:tab/>
        <w:t>Zani, D., Crowther, T. W., Mo, L., Renner, S. S. &amp; Zohner, C. M. Increased growing-season productivity drives earlier autumn leaf senescence in temperate trees. 7 (2020).</w:t>
      </w:r>
    </w:p>
    <w:p w14:paraId="46326642" w14:textId="77777777" w:rsidR="00650871" w:rsidRDefault="00B71AC7">
      <w:pPr>
        <w:pStyle w:val="Bibliography"/>
      </w:pPr>
      <w:bookmarkStart w:id="91" w:name="ref-ahlstrom_robustness_2012"/>
      <w:bookmarkEnd w:id="90"/>
      <w:r>
        <w:t xml:space="preserve">18. </w:t>
      </w:r>
      <w:r>
        <w:tab/>
        <w:t xml:space="preserve">Ahlström, A., Schurgers, G., Arneth, A. &amp; Smith, B. Robustness and uncertainty in terrestrial ecosystem carbon response to CMIP5 climate change projections. </w:t>
      </w:r>
      <w:r>
        <w:rPr>
          <w:i/>
          <w:iCs/>
        </w:rPr>
        <w:t>Environmental Research Letters</w:t>
      </w:r>
      <w:r>
        <w:t xml:space="preserve"> </w:t>
      </w:r>
      <w:r>
        <w:rPr>
          <w:b/>
          <w:bCs/>
        </w:rPr>
        <w:t>7</w:t>
      </w:r>
      <w:r>
        <w:t>, 044008 (2012).</w:t>
      </w:r>
    </w:p>
    <w:p w14:paraId="1689DBEE" w14:textId="77777777" w:rsidR="00650871" w:rsidRDefault="00B71AC7">
      <w:pPr>
        <w:pStyle w:val="Bibliography"/>
      </w:pPr>
      <w:bookmarkStart w:id="92" w:name="ref-pan_large_2011"/>
      <w:bookmarkEnd w:id="91"/>
      <w:r>
        <w:t xml:space="preserve">19. </w:t>
      </w:r>
      <w:r>
        <w:tab/>
        <w:t xml:space="preserve">Pan, Y. </w:t>
      </w:r>
      <w:r>
        <w:rPr>
          <w:i/>
          <w:iCs/>
        </w:rPr>
        <w:t>et al.</w:t>
      </w:r>
      <w:r>
        <w:t xml:space="preserve"> A Large and Persistent Carbon Sink in the World’s Forests. </w:t>
      </w:r>
      <w:r>
        <w:rPr>
          <w:i/>
          <w:iCs/>
        </w:rPr>
        <w:t>Science</w:t>
      </w:r>
      <w:r>
        <w:t xml:space="preserve"> </w:t>
      </w:r>
      <w:r>
        <w:rPr>
          <w:b/>
          <w:bCs/>
        </w:rPr>
        <w:t>333</w:t>
      </w:r>
      <w:r>
        <w:t>, 988–993 (2011).</w:t>
      </w:r>
    </w:p>
    <w:p w14:paraId="41C6E6CB" w14:textId="77777777" w:rsidR="00650871" w:rsidRDefault="00B71AC7">
      <w:pPr>
        <w:pStyle w:val="Bibliography"/>
      </w:pPr>
      <w:bookmarkStart w:id="93" w:name="ref-friedlingstein_global_2020"/>
      <w:bookmarkEnd w:id="92"/>
      <w:r>
        <w:t xml:space="preserve">20. </w:t>
      </w:r>
      <w:r>
        <w:tab/>
        <w:t xml:space="preserve">Friedlingstein, P. </w:t>
      </w:r>
      <w:r>
        <w:rPr>
          <w:i/>
          <w:iCs/>
        </w:rPr>
        <w:t>et al.</w:t>
      </w:r>
      <w:r>
        <w:t xml:space="preserve"> Global Carbon Budget 2020. </w:t>
      </w:r>
      <w:r>
        <w:rPr>
          <w:i/>
          <w:iCs/>
        </w:rPr>
        <w:t>Earth System Science Data</w:t>
      </w:r>
      <w:r>
        <w:t xml:space="preserve"> </w:t>
      </w:r>
      <w:r>
        <w:rPr>
          <w:b/>
          <w:bCs/>
        </w:rPr>
        <w:t>12</w:t>
      </w:r>
      <w:r>
        <w:t>, 3269–3340 (2020).</w:t>
      </w:r>
    </w:p>
    <w:p w14:paraId="0690CF78" w14:textId="77777777" w:rsidR="00650871" w:rsidRDefault="00B71AC7">
      <w:pPr>
        <w:pStyle w:val="Bibliography"/>
      </w:pPr>
      <w:bookmarkStart w:id="94" w:name="ref-pugh_role_2019"/>
      <w:bookmarkEnd w:id="93"/>
      <w:r w:rsidRPr="00EC399F">
        <w:rPr>
          <w:lang w:val="fr-FR"/>
          <w:rPrChange w:id="95" w:author="Dow, Cameron David" w:date="2021-11-17T20:05:00Z">
            <w:rPr/>
          </w:rPrChange>
        </w:rPr>
        <w:t xml:space="preserve">21. </w:t>
      </w:r>
      <w:r w:rsidRPr="00EC399F">
        <w:rPr>
          <w:lang w:val="fr-FR"/>
          <w:rPrChange w:id="96" w:author="Dow, Cameron David" w:date="2021-11-17T20:05:00Z">
            <w:rPr/>
          </w:rPrChange>
        </w:rPr>
        <w:tab/>
      </w:r>
      <w:proofErr w:type="spellStart"/>
      <w:r w:rsidRPr="00EC399F">
        <w:rPr>
          <w:lang w:val="fr-FR"/>
          <w:rPrChange w:id="97" w:author="Dow, Cameron David" w:date="2021-11-17T20:05:00Z">
            <w:rPr/>
          </w:rPrChange>
        </w:rPr>
        <w:t>Pugh</w:t>
      </w:r>
      <w:proofErr w:type="spellEnd"/>
      <w:r w:rsidRPr="00EC399F">
        <w:rPr>
          <w:lang w:val="fr-FR"/>
          <w:rPrChange w:id="98" w:author="Dow, Cameron David" w:date="2021-11-17T20:05:00Z">
            <w:rPr/>
          </w:rPrChange>
        </w:rPr>
        <w:t xml:space="preserve">, T. A. M. </w:t>
      </w:r>
      <w:r w:rsidRPr="00EC399F">
        <w:rPr>
          <w:i/>
          <w:iCs/>
          <w:lang w:val="fr-FR"/>
          <w:rPrChange w:id="99" w:author="Dow, Cameron David" w:date="2021-11-17T20:05:00Z">
            <w:rPr>
              <w:i/>
              <w:iCs/>
            </w:rPr>
          </w:rPrChange>
        </w:rPr>
        <w:t>et al.</w:t>
      </w:r>
      <w:r w:rsidRPr="00EC399F">
        <w:rPr>
          <w:lang w:val="fr-FR"/>
          <w:rPrChange w:id="100" w:author="Dow, Cameron David" w:date="2021-11-17T20:05:00Z">
            <w:rPr/>
          </w:rPrChange>
        </w:rPr>
        <w:t xml:space="preserve"> </w:t>
      </w:r>
      <w:r>
        <w:t xml:space="preserve">Role of forest regrowth in global carbon sink dynamics. </w:t>
      </w:r>
      <w:r>
        <w:rPr>
          <w:i/>
          <w:iCs/>
        </w:rPr>
        <w:t>Proceedings of the National Academy of Sciences</w:t>
      </w:r>
      <w:r>
        <w:t xml:space="preserve"> </w:t>
      </w:r>
      <w:r>
        <w:rPr>
          <w:b/>
          <w:bCs/>
        </w:rPr>
        <w:t>116</w:t>
      </w:r>
      <w:r>
        <w:t>, 4382–4387 (2019).</w:t>
      </w:r>
    </w:p>
    <w:p w14:paraId="7C73DA46" w14:textId="77777777" w:rsidR="00650871" w:rsidRDefault="00B71AC7">
      <w:pPr>
        <w:pStyle w:val="Bibliography"/>
      </w:pPr>
      <w:bookmarkStart w:id="101" w:name="ref-arora_carbon_2020"/>
      <w:bookmarkEnd w:id="94"/>
      <w:r>
        <w:t xml:space="preserve">22. </w:t>
      </w:r>
      <w:r>
        <w:tab/>
        <w:t xml:space="preserve">Arora, V. K. </w:t>
      </w:r>
      <w:r>
        <w:rPr>
          <w:i/>
          <w:iCs/>
        </w:rPr>
        <w:t>et al.</w:t>
      </w:r>
      <w:r>
        <w:t xml:space="preserve"> Carbonconcentration and carbonclimate feedbacks in CMIP6 models and their comparison to CMIP5 models. </w:t>
      </w:r>
      <w:r>
        <w:rPr>
          <w:i/>
          <w:iCs/>
        </w:rPr>
        <w:t>Biogeosciences</w:t>
      </w:r>
      <w:r>
        <w:t xml:space="preserve"> </w:t>
      </w:r>
      <w:r>
        <w:rPr>
          <w:b/>
          <w:bCs/>
        </w:rPr>
        <w:t>17</w:t>
      </w:r>
      <w:r>
        <w:t>, 4173–4222 (2020).</w:t>
      </w:r>
    </w:p>
    <w:p w14:paraId="0389ABAA" w14:textId="77777777" w:rsidR="00650871" w:rsidRDefault="00B71AC7">
      <w:pPr>
        <w:pStyle w:val="Bibliography"/>
      </w:pPr>
      <w:bookmarkStart w:id="102" w:name="ref-keenan_timing_2015"/>
      <w:bookmarkEnd w:id="101"/>
      <w:r>
        <w:t xml:space="preserve">23. </w:t>
      </w:r>
      <w:r>
        <w:tab/>
        <w:t xml:space="preserve">Keenan, T. F. &amp; Richardson, A. D. The timing of autumn senescence is affected by the timing of spring phenology: Implications for predictive models. </w:t>
      </w:r>
      <w:r>
        <w:rPr>
          <w:i/>
          <w:iCs/>
        </w:rPr>
        <w:t>Global Change Biology</w:t>
      </w:r>
      <w:r>
        <w:t xml:space="preserve"> </w:t>
      </w:r>
      <w:r>
        <w:rPr>
          <w:b/>
          <w:bCs/>
        </w:rPr>
        <w:t>21</w:t>
      </w:r>
      <w:r>
        <w:t>, 2634–2641 (2015).</w:t>
      </w:r>
    </w:p>
    <w:p w14:paraId="538B5287" w14:textId="77777777" w:rsidR="00650871" w:rsidRDefault="00B71AC7">
      <w:pPr>
        <w:pStyle w:val="Bibliography"/>
      </w:pPr>
      <w:bookmarkStart w:id="103" w:name="ref-zohner_how_2021"/>
      <w:bookmarkEnd w:id="102"/>
      <w:r>
        <w:t xml:space="preserve">24. </w:t>
      </w:r>
      <w:r>
        <w:tab/>
        <w:t xml:space="preserve">Zohner, C. M., Renner, S. S., Sebald, V. &amp; Crowther, T. W. How changes in spring and autumn phenology translate into growth-experimental evidence of asymmetric effects. </w:t>
      </w:r>
      <w:r>
        <w:rPr>
          <w:i/>
          <w:iCs/>
        </w:rPr>
        <w:t>Journal of Ecology</w:t>
      </w:r>
      <w:r>
        <w:t xml:space="preserve"> </w:t>
      </w:r>
      <w:r>
        <w:rPr>
          <w:b/>
          <w:bCs/>
        </w:rPr>
        <w:t>109</w:t>
      </w:r>
      <w:r>
        <w:t>, 2717–2728 (2021).</w:t>
      </w:r>
    </w:p>
    <w:p w14:paraId="22E9E09C" w14:textId="77777777" w:rsidR="00650871" w:rsidRDefault="00B71AC7">
      <w:pPr>
        <w:pStyle w:val="Bibliography"/>
      </w:pPr>
      <w:bookmarkStart w:id="104" w:name="ref-dorangeville_peak_2021"/>
      <w:bookmarkEnd w:id="103"/>
      <w:r>
        <w:t xml:space="preserve">25. </w:t>
      </w:r>
      <w:r>
        <w:tab/>
        <w:t xml:space="preserve">D’Orangeville, L. </w:t>
      </w:r>
      <w:r>
        <w:rPr>
          <w:i/>
          <w:iCs/>
        </w:rPr>
        <w:t>et al.</w:t>
      </w:r>
      <w:r>
        <w:t xml:space="preserve"> Peak radial growth of diffuse-porous species occurs during periods of lower water availability than for ring-porous and coniferous trees. </w:t>
      </w:r>
      <w:r>
        <w:rPr>
          <w:i/>
          <w:iCs/>
        </w:rPr>
        <w:t>Tree Physiology</w:t>
      </w:r>
      <w:r>
        <w:t xml:space="preserve"> (2021) doi:</w:t>
      </w:r>
      <w:hyperlink r:id="rId20">
        <w:r>
          <w:rPr>
            <w:rStyle w:val="Hyperlink"/>
          </w:rPr>
          <w:t>10.1093/treephys/tpab101</w:t>
        </w:r>
      </w:hyperlink>
      <w:r>
        <w:t>.</w:t>
      </w:r>
    </w:p>
    <w:p w14:paraId="015A72CE" w14:textId="77777777" w:rsidR="00650871" w:rsidRDefault="00B71AC7">
      <w:pPr>
        <w:pStyle w:val="Bibliography"/>
      </w:pPr>
      <w:bookmarkStart w:id="105" w:name="ref-dorangeville_drought_2018"/>
      <w:bookmarkEnd w:id="104"/>
      <w:r>
        <w:t xml:space="preserve">26. </w:t>
      </w:r>
      <w:r>
        <w:tab/>
        <w:t xml:space="preserve">D’Orangeville, L. </w:t>
      </w:r>
      <w:r>
        <w:rPr>
          <w:i/>
          <w:iCs/>
        </w:rPr>
        <w:t>et al.</w:t>
      </w:r>
      <w:r>
        <w:t xml:space="preserve"> Drought timing and local climate determine the sensitivity of eastern temperate forests to drought. </w:t>
      </w:r>
      <w:r>
        <w:rPr>
          <w:i/>
          <w:iCs/>
        </w:rPr>
        <w:t>Global Change Biology</w:t>
      </w:r>
      <w:r>
        <w:t xml:space="preserve"> </w:t>
      </w:r>
      <w:r>
        <w:rPr>
          <w:b/>
          <w:bCs/>
        </w:rPr>
        <w:t>24</w:t>
      </w:r>
      <w:r>
        <w:t>, 2339–2351 (2018).</w:t>
      </w:r>
    </w:p>
    <w:p w14:paraId="05F2E9CF" w14:textId="77777777" w:rsidR="00650871" w:rsidRDefault="00B71AC7">
      <w:pPr>
        <w:pStyle w:val="Bibliography"/>
      </w:pPr>
      <w:bookmarkStart w:id="106" w:name="ref-helcoski_growing_2019"/>
      <w:bookmarkEnd w:id="105"/>
      <w:r>
        <w:t xml:space="preserve">27. </w:t>
      </w:r>
      <w:r>
        <w:tab/>
        <w:t xml:space="preserve">Helcoski, R. </w:t>
      </w:r>
      <w:r>
        <w:rPr>
          <w:i/>
          <w:iCs/>
        </w:rPr>
        <w:t>et al.</w:t>
      </w:r>
      <w:r>
        <w:t xml:space="preserve"> Growing season moisture drives interannual variation in woody productivity of a temperate deciduous forest. </w:t>
      </w:r>
      <w:r>
        <w:rPr>
          <w:i/>
          <w:iCs/>
        </w:rPr>
        <w:t>New Phytologist</w:t>
      </w:r>
      <w:r>
        <w:t xml:space="preserve"> </w:t>
      </w:r>
      <w:r>
        <w:rPr>
          <w:b/>
          <w:bCs/>
        </w:rPr>
        <w:t>223</w:t>
      </w:r>
      <w:r>
        <w:t>, 1204–1216 (2019).</w:t>
      </w:r>
    </w:p>
    <w:p w14:paraId="53005AAE" w14:textId="77777777" w:rsidR="00650871" w:rsidRDefault="00B71AC7">
      <w:pPr>
        <w:pStyle w:val="Bibliography"/>
      </w:pPr>
      <w:bookmarkStart w:id="107" w:name="ref-mcmahon_general_2015"/>
      <w:bookmarkEnd w:id="106"/>
      <w:r>
        <w:t xml:space="preserve">28. </w:t>
      </w:r>
      <w:r>
        <w:tab/>
        <w:t xml:space="preserve">McMahon, S. M. &amp; Parker, G. G. A general model of intra-annual tree growth using dendrometer bands. </w:t>
      </w:r>
      <w:r>
        <w:rPr>
          <w:i/>
          <w:iCs/>
        </w:rPr>
        <w:t>Ecology and Evolution</w:t>
      </w:r>
      <w:r>
        <w:t xml:space="preserve"> </w:t>
      </w:r>
      <w:r>
        <w:rPr>
          <w:b/>
          <w:bCs/>
        </w:rPr>
        <w:t>5</w:t>
      </w:r>
      <w:r>
        <w:t>, 243–254 (2015).</w:t>
      </w:r>
    </w:p>
    <w:p w14:paraId="4FA39830" w14:textId="77777777" w:rsidR="00650871" w:rsidRDefault="00B71AC7">
      <w:pPr>
        <w:pStyle w:val="Bibliography"/>
      </w:pPr>
      <w:bookmarkStart w:id="108" w:name="ref-parmesan_globally_2003"/>
      <w:bookmarkEnd w:id="107"/>
      <w:r>
        <w:t xml:space="preserve">29. </w:t>
      </w:r>
      <w:r>
        <w:tab/>
        <w:t xml:space="preserve">Parmesan, C. &amp; Yohe, G. A globally coherent fingerprint of climate change impacts across natural systems. </w:t>
      </w:r>
      <w:r>
        <w:rPr>
          <w:i/>
          <w:iCs/>
        </w:rPr>
        <w:t>Nature</w:t>
      </w:r>
      <w:r>
        <w:t xml:space="preserve"> </w:t>
      </w:r>
      <w:r>
        <w:rPr>
          <w:b/>
          <w:bCs/>
        </w:rPr>
        <w:t>421</w:t>
      </w:r>
      <w:r>
        <w:t>, 37–42 (2003).</w:t>
      </w:r>
    </w:p>
    <w:p w14:paraId="52125542" w14:textId="77777777" w:rsidR="00650871" w:rsidRDefault="00B71AC7">
      <w:pPr>
        <w:pStyle w:val="Bibliography"/>
      </w:pPr>
      <w:bookmarkStart w:id="109" w:name="ref-friedl_tale_2014"/>
      <w:bookmarkEnd w:id="108"/>
      <w:r>
        <w:lastRenderedPageBreak/>
        <w:t xml:space="preserve">30. </w:t>
      </w:r>
      <w:r>
        <w:tab/>
        <w:t xml:space="preserve">Friedl, M. A. </w:t>
      </w:r>
      <w:r>
        <w:rPr>
          <w:i/>
          <w:iCs/>
        </w:rPr>
        <w:t>et al.</w:t>
      </w:r>
      <w:r>
        <w:t xml:space="preserve"> A tale of two springs: Using recent climate anomalies to characterize the sensitivity of temperate forest phenology to climate change. </w:t>
      </w:r>
      <w:r>
        <w:rPr>
          <w:i/>
          <w:iCs/>
        </w:rPr>
        <w:t>Environmental Research Letters</w:t>
      </w:r>
      <w:r>
        <w:t xml:space="preserve"> </w:t>
      </w:r>
      <w:r>
        <w:rPr>
          <w:b/>
          <w:bCs/>
        </w:rPr>
        <w:t>9</w:t>
      </w:r>
      <w:r>
        <w:t>, 054006 (2014).</w:t>
      </w:r>
    </w:p>
    <w:p w14:paraId="245DAD6E" w14:textId="77777777" w:rsidR="00650871" w:rsidRDefault="00B71AC7">
      <w:pPr>
        <w:pStyle w:val="Bibliography"/>
      </w:pPr>
      <w:bookmarkStart w:id="110" w:name="ref-fu_variation_2014"/>
      <w:bookmarkEnd w:id="109"/>
      <w:r>
        <w:t xml:space="preserve">31. </w:t>
      </w:r>
      <w:r>
        <w:tab/>
        <w:t xml:space="preserve">Fu, Y. S. H. </w:t>
      </w:r>
      <w:r>
        <w:rPr>
          <w:i/>
          <w:iCs/>
        </w:rPr>
        <w:t>et al.</w:t>
      </w:r>
      <w:r>
        <w:t xml:space="preserve"> Variation in leaf flushing date influences autumnal senescence and next year’s flushing date in two temperate tree species. </w:t>
      </w:r>
      <w:r>
        <w:rPr>
          <w:i/>
          <w:iCs/>
        </w:rPr>
        <w:t>Proceedings of the National Academy of Sciences</w:t>
      </w:r>
      <w:r>
        <w:t xml:space="preserve"> </w:t>
      </w:r>
      <w:r>
        <w:rPr>
          <w:b/>
          <w:bCs/>
        </w:rPr>
        <w:t>111</w:t>
      </w:r>
      <w:r>
        <w:t>, 7355–7360 (2014).</w:t>
      </w:r>
    </w:p>
    <w:p w14:paraId="38D31061" w14:textId="77777777" w:rsidR="00650871" w:rsidRDefault="00B71AC7">
      <w:pPr>
        <w:pStyle w:val="Bibliography"/>
      </w:pPr>
      <w:bookmarkStart w:id="111" w:name="ref-zhang_drought_2021"/>
      <w:bookmarkEnd w:id="110"/>
      <w:r>
        <w:t xml:space="preserve">32. </w:t>
      </w:r>
      <w:r>
        <w:tab/>
        <w:t xml:space="preserve">Zhang, J. </w:t>
      </w:r>
      <w:r>
        <w:rPr>
          <w:i/>
          <w:iCs/>
        </w:rPr>
        <w:t>et al.</w:t>
      </w:r>
      <w:r>
        <w:t xml:space="preserve"> Drought limits wood production of Juniperus przewalskii even as growing seasons lengthens in a cold and arid environment. </w:t>
      </w:r>
      <w:r>
        <w:rPr>
          <w:i/>
          <w:iCs/>
        </w:rPr>
        <w:t>CATENA</w:t>
      </w:r>
      <w:r>
        <w:t xml:space="preserve"> </w:t>
      </w:r>
      <w:r>
        <w:rPr>
          <w:b/>
          <w:bCs/>
        </w:rPr>
        <w:t>196</w:t>
      </w:r>
      <w:r>
        <w:t>, 104936 (2021).</w:t>
      </w:r>
    </w:p>
    <w:p w14:paraId="142834A7" w14:textId="77777777" w:rsidR="00650871" w:rsidRDefault="00B71AC7">
      <w:pPr>
        <w:pStyle w:val="Bibliography"/>
      </w:pPr>
      <w:bookmarkStart w:id="112" w:name="ref-vicente-serrano_multiscalar_2010"/>
      <w:bookmarkEnd w:id="111"/>
      <w:r>
        <w:t xml:space="preserve">33. </w:t>
      </w:r>
      <w:r>
        <w:tab/>
        <w:t xml:space="preserve">Vicente-Serrano, S. M., Beguería, S. &amp; López-Moreno, J. I. A Multiscalar Drought Index Sensitive to Global Warming: The Standardized Precipitation Evapotranspiration Index. </w:t>
      </w:r>
      <w:r>
        <w:rPr>
          <w:i/>
          <w:iCs/>
        </w:rPr>
        <w:t>Journal of Climate</w:t>
      </w:r>
      <w:r>
        <w:t xml:space="preserve"> </w:t>
      </w:r>
      <w:r>
        <w:rPr>
          <w:b/>
          <w:bCs/>
        </w:rPr>
        <w:t>23</w:t>
      </w:r>
      <w:r>
        <w:t>, 1696–1718 (2010).</w:t>
      </w:r>
    </w:p>
    <w:p w14:paraId="6578B538" w14:textId="77777777" w:rsidR="00650871" w:rsidRDefault="00B71AC7">
      <w:pPr>
        <w:pStyle w:val="Bibliography"/>
      </w:pPr>
      <w:bookmarkStart w:id="113" w:name="ref-zohner_ongoing_2019"/>
      <w:bookmarkEnd w:id="112"/>
      <w:r>
        <w:t xml:space="preserve">34. </w:t>
      </w:r>
      <w:r>
        <w:tab/>
        <w:t xml:space="preserve">Zohner, C. M. &amp; Renner, S. S. Ongoing seasonally uneven climate warming leads to earlier autumn growth cessation in deciduous trees. </w:t>
      </w:r>
      <w:r>
        <w:rPr>
          <w:i/>
          <w:iCs/>
        </w:rPr>
        <w:t>Oecologia</w:t>
      </w:r>
      <w:r>
        <w:t xml:space="preserve"> </w:t>
      </w:r>
      <w:r>
        <w:rPr>
          <w:b/>
          <w:bCs/>
        </w:rPr>
        <w:t>189</w:t>
      </w:r>
      <w:r>
        <w:t>, 549–561 (2019).</w:t>
      </w:r>
    </w:p>
    <w:p w14:paraId="62CD1B47" w14:textId="77777777" w:rsidR="00650871" w:rsidRDefault="00B71AC7">
      <w:pPr>
        <w:pStyle w:val="Bibliography"/>
      </w:pPr>
      <w:bookmarkStart w:id="114" w:name="ref-xie_predicting_2018"/>
      <w:bookmarkEnd w:id="113"/>
      <w:r>
        <w:t xml:space="preserve">35. </w:t>
      </w:r>
      <w:r>
        <w:tab/>
        <w:t xml:space="preserve">Xie, Y., Wang, X., Wilson, A. M. &amp; Silander, J. A. Predicting autumn phenology: How deciduous tree species respond to weather stressors. </w:t>
      </w:r>
      <w:r>
        <w:rPr>
          <w:i/>
          <w:iCs/>
        </w:rPr>
        <w:t>Agricultural and Forest Meteorology</w:t>
      </w:r>
      <w:r>
        <w:t xml:space="preserve"> </w:t>
      </w:r>
      <w:r>
        <w:rPr>
          <w:b/>
          <w:bCs/>
        </w:rPr>
        <w:t>250–251</w:t>
      </w:r>
      <w:r>
        <w:t>, 127–137 (2018).</w:t>
      </w:r>
    </w:p>
    <w:p w14:paraId="719C6F3F" w14:textId="77777777" w:rsidR="00650871" w:rsidRDefault="00B71AC7">
      <w:pPr>
        <w:pStyle w:val="Bibliography"/>
      </w:pPr>
      <w:bookmarkStart w:id="115" w:name="ref-cuny_woody_2015"/>
      <w:bookmarkEnd w:id="114"/>
      <w:r>
        <w:t xml:space="preserve">36. </w:t>
      </w:r>
      <w:r>
        <w:tab/>
        <w:t xml:space="preserve">Cuny, H. E. </w:t>
      </w:r>
      <w:r>
        <w:rPr>
          <w:i/>
          <w:iCs/>
        </w:rPr>
        <w:t>et al.</w:t>
      </w:r>
      <w:r>
        <w:t xml:space="preserve"> Woody biomass production lags stem-girth increase by over one month in coniferous forests. </w:t>
      </w:r>
      <w:r>
        <w:rPr>
          <w:i/>
          <w:iCs/>
        </w:rPr>
        <w:t>Nature Plants</w:t>
      </w:r>
      <w:r>
        <w:t xml:space="preserve"> </w:t>
      </w:r>
      <w:r>
        <w:rPr>
          <w:b/>
          <w:bCs/>
        </w:rPr>
        <w:t>1</w:t>
      </w:r>
      <w:r>
        <w:t>, 15160 (2015).</w:t>
      </w:r>
    </w:p>
    <w:p w14:paraId="1964B8C7" w14:textId="77777777" w:rsidR="00650871" w:rsidRDefault="00B71AC7">
      <w:pPr>
        <w:pStyle w:val="Bibliography"/>
      </w:pPr>
      <w:bookmarkStart w:id="116" w:name="ref-tardif_influence_2006"/>
      <w:bookmarkEnd w:id="115"/>
      <w:r>
        <w:t xml:space="preserve">37. </w:t>
      </w:r>
      <w:r>
        <w:tab/>
        <w:t xml:space="preserve">Tardif, J. C. &amp; Conciatori, F. Influence of climate on tree rings and vessel features in red oak and white oak growing near their northern distribution limit, southwestern Quebec, Canada. </w:t>
      </w:r>
      <w:r>
        <w:rPr>
          <w:i/>
          <w:iCs/>
        </w:rPr>
        <w:t>Canadian Journal of Forest Research</w:t>
      </w:r>
      <w:r>
        <w:t xml:space="preserve"> </w:t>
      </w:r>
      <w:r>
        <w:rPr>
          <w:b/>
          <w:bCs/>
        </w:rPr>
        <w:t>36</w:t>
      </w:r>
      <w:r>
        <w:t>, 2317–2330 (2006).</w:t>
      </w:r>
    </w:p>
    <w:p w14:paraId="48116B8E" w14:textId="77777777" w:rsidR="00650871" w:rsidRDefault="00B71AC7">
      <w:pPr>
        <w:pStyle w:val="Bibliography"/>
      </w:pPr>
      <w:bookmarkStart w:id="117" w:name="ref-roibu_climatic_2020"/>
      <w:bookmarkEnd w:id="116"/>
      <w:r>
        <w:t xml:space="preserve">38. </w:t>
      </w:r>
      <w:r>
        <w:tab/>
        <w:t xml:space="preserve">Roibu, C.-C. </w:t>
      </w:r>
      <w:r>
        <w:rPr>
          <w:i/>
          <w:iCs/>
        </w:rPr>
        <w:t>et al.</w:t>
      </w:r>
      <w:r>
        <w:t xml:space="preserve"> The Climatic Response of Tree Ring Width Components of Ash (Fraxinus excelsior L.) And Common Oak (Quercus robur L.) From Eastern Europe. </w:t>
      </w:r>
      <w:r>
        <w:rPr>
          <w:i/>
          <w:iCs/>
        </w:rPr>
        <w:t>Forests</w:t>
      </w:r>
      <w:r>
        <w:t xml:space="preserve"> </w:t>
      </w:r>
      <w:r>
        <w:rPr>
          <w:b/>
          <w:bCs/>
        </w:rPr>
        <w:t>11</w:t>
      </w:r>
      <w:r>
        <w:t>, 600 (2020).</w:t>
      </w:r>
    </w:p>
    <w:p w14:paraId="5F580871" w14:textId="77777777" w:rsidR="00650871" w:rsidRDefault="00B71AC7">
      <w:pPr>
        <w:pStyle w:val="Bibliography"/>
      </w:pPr>
      <w:bookmarkStart w:id="118" w:name="ref-kern_multiple_2013"/>
      <w:bookmarkEnd w:id="117"/>
      <w:r>
        <w:t xml:space="preserve">39. </w:t>
      </w:r>
      <w:r>
        <w:tab/>
        <w:t xml:space="preserve">Kern, Z. </w:t>
      </w:r>
      <w:r>
        <w:rPr>
          <w:i/>
          <w:iCs/>
        </w:rPr>
        <w:t>et al.</w:t>
      </w:r>
      <w:r>
        <w:t xml:space="preserve"> Multiple tree-ring proxies (earlywood width, latewood width and </w:t>
      </w:r>
      <m:oMath>
        <m:r>
          <w:rPr>
            <w:rFonts w:ascii="Cambria Math" w:hAnsi="Cambria Math"/>
          </w:rPr>
          <m:t>δ</m:t>
        </m:r>
      </m:oMath>
      <w:r>
        <w:t xml:space="preserve">13C) from pedunculate oak (Quercus robur L.), Hungary. </w:t>
      </w:r>
      <w:r>
        <w:rPr>
          <w:i/>
          <w:iCs/>
        </w:rPr>
        <w:t>Quaternary International</w:t>
      </w:r>
      <w:r>
        <w:t xml:space="preserve"> </w:t>
      </w:r>
      <w:r>
        <w:rPr>
          <w:b/>
          <w:bCs/>
        </w:rPr>
        <w:t>293</w:t>
      </w:r>
      <w:r>
        <w:t>, 257–267 (2013).</w:t>
      </w:r>
    </w:p>
    <w:p w14:paraId="4F48B96E" w14:textId="77777777" w:rsidR="00650871" w:rsidRDefault="00B71AC7">
      <w:pPr>
        <w:pStyle w:val="Bibliography"/>
      </w:pPr>
      <w:bookmarkStart w:id="119" w:name="ref-trumbore_quantifying_2002"/>
      <w:bookmarkEnd w:id="118"/>
      <w:r>
        <w:t xml:space="preserve">40. </w:t>
      </w:r>
      <w:r>
        <w:tab/>
        <w:t xml:space="preserve">Trumbore, S., Gaudinski, J. B., Hanson, P. J. &amp; Southon, J. R. Quantifying ecosystem-atmosphere carbon exchange with a 14C label. </w:t>
      </w:r>
      <w:r>
        <w:rPr>
          <w:i/>
          <w:iCs/>
        </w:rPr>
        <w:t>Eos, Transactions American Geophysical Union</w:t>
      </w:r>
      <w:r>
        <w:t xml:space="preserve"> </w:t>
      </w:r>
      <w:r>
        <w:rPr>
          <w:b/>
          <w:bCs/>
        </w:rPr>
        <w:t>83</w:t>
      </w:r>
      <w:r>
        <w:t>, 265–268 (2002).</w:t>
      </w:r>
    </w:p>
    <w:p w14:paraId="33FE9DC2" w14:textId="77777777" w:rsidR="00650871" w:rsidRDefault="00B71AC7">
      <w:pPr>
        <w:pStyle w:val="Bibliography"/>
      </w:pPr>
      <w:bookmarkStart w:id="120" w:name="ref-richardson_seasonal_2013"/>
      <w:bookmarkEnd w:id="119"/>
      <w:r>
        <w:t xml:space="preserve">41. </w:t>
      </w:r>
      <w:r>
        <w:tab/>
        <w:t xml:space="preserve">Richardson, A. D. </w:t>
      </w:r>
      <w:r>
        <w:rPr>
          <w:i/>
          <w:iCs/>
        </w:rPr>
        <w:t>et al.</w:t>
      </w:r>
      <w:r>
        <w:t xml:space="preserve"> Seasonal dynamics and age of stemwood nonstructural carbohydrates in temperate forest trees. </w:t>
      </w:r>
      <w:r>
        <w:rPr>
          <w:i/>
          <w:iCs/>
        </w:rPr>
        <w:t>New Phytologist</w:t>
      </w:r>
      <w:r>
        <w:t xml:space="preserve"> </w:t>
      </w:r>
      <w:r>
        <w:rPr>
          <w:b/>
          <w:bCs/>
        </w:rPr>
        <w:t>197</w:t>
      </w:r>
      <w:r>
        <w:t>, 850–861 (2013).</w:t>
      </w:r>
    </w:p>
    <w:p w14:paraId="49F6EB6D" w14:textId="77777777" w:rsidR="00650871" w:rsidRDefault="00B71AC7">
      <w:pPr>
        <w:pStyle w:val="Bibliography"/>
      </w:pPr>
      <w:bookmarkStart w:id="121" w:name="ref-oishi_warmer_2018"/>
      <w:bookmarkEnd w:id="120"/>
      <w:r>
        <w:t xml:space="preserve">42. </w:t>
      </w:r>
      <w:r>
        <w:tab/>
        <w:t xml:space="preserve">Oishi, A. C. </w:t>
      </w:r>
      <w:r>
        <w:rPr>
          <w:i/>
          <w:iCs/>
        </w:rPr>
        <w:t>et al.</w:t>
      </w:r>
      <w:r>
        <w:t xml:space="preserve"> Warmer temperatures reduce net carbon uptake, but do not affect water use, in a mature southern Appalachian forest. </w:t>
      </w:r>
      <w:r>
        <w:rPr>
          <w:i/>
          <w:iCs/>
        </w:rPr>
        <w:t>Agricultural and Forest Meteorology</w:t>
      </w:r>
      <w:r>
        <w:t xml:space="preserve"> </w:t>
      </w:r>
      <w:r>
        <w:rPr>
          <w:b/>
          <w:bCs/>
        </w:rPr>
        <w:t>252</w:t>
      </w:r>
      <w:r>
        <w:t>, 269–282 (2018).</w:t>
      </w:r>
    </w:p>
    <w:p w14:paraId="20B2872C" w14:textId="77777777" w:rsidR="00650871" w:rsidRDefault="00B71AC7">
      <w:pPr>
        <w:pStyle w:val="Bibliography"/>
      </w:pPr>
      <w:bookmarkStart w:id="122" w:name="ref-kannenberg_linking_2019"/>
      <w:bookmarkEnd w:id="121"/>
      <w:r>
        <w:lastRenderedPageBreak/>
        <w:t xml:space="preserve">43. </w:t>
      </w:r>
      <w:r>
        <w:tab/>
        <w:t xml:space="preserve">Kannenberg, S. A. </w:t>
      </w:r>
      <w:r>
        <w:rPr>
          <w:i/>
          <w:iCs/>
        </w:rPr>
        <w:t>et al.</w:t>
      </w:r>
      <w:r>
        <w:t xml:space="preserve"> Linking drought legacy effects across scales: From leaves to tree rings to ecosystems. </w:t>
      </w:r>
      <w:r>
        <w:rPr>
          <w:i/>
          <w:iCs/>
        </w:rPr>
        <w:t>Global Change Biology</w:t>
      </w:r>
      <w:r>
        <w:t xml:space="preserve"> </w:t>
      </w:r>
      <w:r>
        <w:rPr>
          <w:b/>
          <w:bCs/>
        </w:rPr>
        <w:t>25</w:t>
      </w:r>
      <w:r>
        <w:t>, 2978–2992 (2019).</w:t>
      </w:r>
    </w:p>
    <w:p w14:paraId="7BF85CE7" w14:textId="77777777" w:rsidR="00650871" w:rsidRDefault="00B71AC7">
      <w:pPr>
        <w:pStyle w:val="Bibliography"/>
      </w:pPr>
      <w:bookmarkStart w:id="123" w:name="ref-gessler_way_2020"/>
      <w:bookmarkEnd w:id="122"/>
      <w:r>
        <w:t xml:space="preserve">44. </w:t>
      </w:r>
      <w:r>
        <w:tab/>
        <w:t xml:space="preserve">Gessler, A., Bottero, A., Marshall, J. &amp; Arend, M. The way back: Recovery of trees from drought and its implication for acclimation. </w:t>
      </w:r>
      <w:r>
        <w:rPr>
          <w:i/>
          <w:iCs/>
        </w:rPr>
        <w:t>The New phytologist</w:t>
      </w:r>
      <w:r>
        <w:t xml:space="preserve"> </w:t>
      </w:r>
      <w:r>
        <w:rPr>
          <w:b/>
          <w:bCs/>
        </w:rPr>
        <w:t>228</w:t>
      </w:r>
      <w:r>
        <w:t>, 1704–1709 (2020).</w:t>
      </w:r>
    </w:p>
    <w:p w14:paraId="0210F36C" w14:textId="77777777" w:rsidR="00650871" w:rsidRDefault="00B71AC7">
      <w:pPr>
        <w:pStyle w:val="Bibliography"/>
      </w:pPr>
      <w:bookmarkStart w:id="124" w:name="ref-fisichelli_temperate_2014"/>
      <w:bookmarkEnd w:id="123"/>
      <w:r>
        <w:t xml:space="preserve">45. </w:t>
      </w:r>
      <w:r>
        <w:tab/>
        <w:t xml:space="preserve">Fisichelli, N. A., Frelich, L. E. &amp; Reich, P. B. Temperate tree expansion into adjacent boreal forest patches facilitated by warmer temperatures. </w:t>
      </w:r>
      <w:r>
        <w:rPr>
          <w:i/>
          <w:iCs/>
        </w:rPr>
        <w:t>Ecography</w:t>
      </w:r>
      <w:r>
        <w:t xml:space="preserve"> </w:t>
      </w:r>
      <w:r>
        <w:rPr>
          <w:b/>
          <w:bCs/>
        </w:rPr>
        <w:t>37</w:t>
      </w:r>
      <w:r>
        <w:t>, 152–161 (2014).</w:t>
      </w:r>
    </w:p>
    <w:p w14:paraId="5F57201E" w14:textId="77777777" w:rsidR="00650871" w:rsidRDefault="00B71AC7">
      <w:pPr>
        <w:pStyle w:val="Bibliography"/>
      </w:pPr>
      <w:bookmarkStart w:id="125" w:name="ref-anderson-teixeira_joint_2021"/>
      <w:bookmarkEnd w:id="124"/>
      <w:r>
        <w:t xml:space="preserve">46. </w:t>
      </w:r>
      <w:r>
        <w:tab/>
        <w:t xml:space="preserve">Anderson-Teixeira, K. J. </w:t>
      </w:r>
      <w:r>
        <w:rPr>
          <w:i/>
          <w:iCs/>
        </w:rPr>
        <w:t>et al.</w:t>
      </w:r>
      <w:r>
        <w:t xml:space="preserve"> Joint effects of climate, tree size, and year on annual tree growth derived from tree-ring records of ten globally distributed forests. </w:t>
      </w:r>
      <w:r>
        <w:rPr>
          <w:i/>
          <w:iCs/>
        </w:rPr>
        <w:t>Global Change Biology</w:t>
      </w:r>
      <w:r>
        <w:t xml:space="preserve"> </w:t>
      </w:r>
      <w:r>
        <w:rPr>
          <w:b/>
          <w:bCs/>
        </w:rPr>
        <w:t>n/a</w:t>
      </w:r>
      <w:r>
        <w:t>, (2021).</w:t>
      </w:r>
    </w:p>
    <w:p w14:paraId="2C780D59" w14:textId="77777777" w:rsidR="00650871" w:rsidRDefault="00B71AC7">
      <w:pPr>
        <w:pStyle w:val="Bibliography"/>
      </w:pPr>
      <w:bookmarkStart w:id="126" w:name="ref-banburymorgan_global_2021"/>
      <w:bookmarkEnd w:id="125"/>
      <w:r>
        <w:t xml:space="preserve">47. </w:t>
      </w:r>
      <w:r>
        <w:tab/>
        <w:t xml:space="preserve">Banbury Morgan, R. </w:t>
      </w:r>
      <w:r>
        <w:rPr>
          <w:i/>
          <w:iCs/>
        </w:rPr>
        <w:t>et al.</w:t>
      </w:r>
      <w:r>
        <w:t xml:space="preserve"> Global patterns of forest autotrophic carbon fluxes. </w:t>
      </w:r>
      <w:r>
        <w:rPr>
          <w:i/>
          <w:iCs/>
        </w:rPr>
        <w:t>Global Change Biology</w:t>
      </w:r>
      <w:r>
        <w:t xml:space="preserve"> gcb.15574 (2021) doi:</w:t>
      </w:r>
      <w:hyperlink r:id="rId21">
        <w:r>
          <w:rPr>
            <w:rStyle w:val="Hyperlink"/>
          </w:rPr>
          <w:t>10.1111/gcb.15574</w:t>
        </w:r>
      </w:hyperlink>
      <w:r>
        <w:t>.</w:t>
      </w:r>
    </w:p>
    <w:p w14:paraId="14A4CFC6" w14:textId="77777777" w:rsidR="00650871" w:rsidRDefault="00B71AC7">
      <w:pPr>
        <w:pStyle w:val="Bibliography"/>
      </w:pPr>
      <w:bookmarkStart w:id="127" w:name="ref-churkina_spatial_2005"/>
      <w:bookmarkEnd w:id="126"/>
      <w:r>
        <w:t xml:space="preserve">48. </w:t>
      </w:r>
      <w:r>
        <w:tab/>
        <w:t xml:space="preserve">Churkina, G., Schimel, D., Braswell, B. H. &amp; Xiao, X. Spatial analysis of growing season length control over net ecosystem exchange. </w:t>
      </w:r>
      <w:r>
        <w:rPr>
          <w:i/>
          <w:iCs/>
        </w:rPr>
        <w:t>Global Change Biology</w:t>
      </w:r>
      <w:r>
        <w:t xml:space="preserve"> </w:t>
      </w:r>
      <w:r>
        <w:rPr>
          <w:b/>
          <w:bCs/>
        </w:rPr>
        <w:t>11</w:t>
      </w:r>
      <w:r>
        <w:t>, 1777–1787 (2005).</w:t>
      </w:r>
    </w:p>
    <w:p w14:paraId="11C39A80" w14:textId="77777777" w:rsidR="00650871" w:rsidRDefault="00B71AC7">
      <w:pPr>
        <w:pStyle w:val="Bibliography"/>
      </w:pPr>
      <w:bookmarkStart w:id="128" w:name="ref-bourg_initial_2013"/>
      <w:bookmarkEnd w:id="127"/>
      <w:r>
        <w:t xml:space="preserve">49. </w:t>
      </w:r>
      <w:r>
        <w:tab/>
        <w:t xml:space="preserve">Bourg, N. A., McShea, W. J., Thompson, J. R., McGarvey, J. C. &amp; Shen, X. Initial census, woody seedling, seed rain, and stand structure data for the SCBI SIGEO Large Forest Dynamics Plot: </w:t>
      </w:r>
      <w:r>
        <w:rPr>
          <w:i/>
          <w:iCs/>
        </w:rPr>
        <w:t>Ecological</w:t>
      </w:r>
      <w:r>
        <w:t xml:space="preserve"> </w:t>
      </w:r>
      <w:r>
        <w:rPr>
          <w:i/>
          <w:iCs/>
        </w:rPr>
        <w:t>Archives</w:t>
      </w:r>
      <w:r>
        <w:t xml:space="preserve"> E094-195. </w:t>
      </w:r>
      <w:r>
        <w:rPr>
          <w:i/>
          <w:iCs/>
        </w:rPr>
        <w:t>Ecology</w:t>
      </w:r>
      <w:r>
        <w:t xml:space="preserve"> </w:t>
      </w:r>
      <w:r>
        <w:rPr>
          <w:b/>
          <w:bCs/>
        </w:rPr>
        <w:t>94</w:t>
      </w:r>
      <w:r>
        <w:t>, 2111–2112 (2013).</w:t>
      </w:r>
    </w:p>
    <w:p w14:paraId="180AE37D" w14:textId="77777777" w:rsidR="00650871" w:rsidRDefault="00B71AC7">
      <w:pPr>
        <w:pStyle w:val="Bibliography"/>
      </w:pPr>
      <w:bookmarkStart w:id="129" w:name="ref-anderson-teixeira_ctfsforestgeo_2015"/>
      <w:bookmarkEnd w:id="128"/>
      <w:r>
        <w:t xml:space="preserve">50. </w:t>
      </w:r>
      <w:r>
        <w:tab/>
        <w:t xml:space="preserve">Anderson-Teixeira, K. J. </w:t>
      </w:r>
      <w:r>
        <w:rPr>
          <w:i/>
          <w:iCs/>
        </w:rPr>
        <w:t>et al.</w:t>
      </w:r>
      <w:r>
        <w:t xml:space="preserve"> CTFS-ForestGEO : A worldwide network monitoring forests in an era of global change. </w:t>
      </w:r>
      <w:r>
        <w:rPr>
          <w:i/>
          <w:iCs/>
        </w:rPr>
        <w:t>Global Change Biology</w:t>
      </w:r>
      <w:r>
        <w:t xml:space="preserve"> </w:t>
      </w:r>
      <w:r>
        <w:rPr>
          <w:b/>
          <w:bCs/>
        </w:rPr>
        <w:t>21</w:t>
      </w:r>
      <w:r>
        <w:t>, 528–549 (2015).</w:t>
      </w:r>
    </w:p>
    <w:p w14:paraId="74C5F4B8" w14:textId="77777777" w:rsidR="00650871" w:rsidRDefault="00B71AC7">
      <w:pPr>
        <w:pStyle w:val="Bibliography"/>
      </w:pPr>
      <w:bookmarkStart w:id="130" w:name="ref-davies_forestgeo_2021"/>
      <w:bookmarkEnd w:id="129"/>
      <w:r>
        <w:t xml:space="preserve">51. </w:t>
      </w:r>
      <w:r>
        <w:tab/>
        <w:t xml:space="preserve">Davies, S. J. </w:t>
      </w:r>
      <w:r>
        <w:rPr>
          <w:i/>
          <w:iCs/>
        </w:rPr>
        <w:t>et al.</w:t>
      </w:r>
      <w:r>
        <w:t xml:space="preserve"> ForestGEO: Understanding forest diversity and dynamics through a global observatory network. </w:t>
      </w:r>
      <w:r>
        <w:rPr>
          <w:i/>
          <w:iCs/>
        </w:rPr>
        <w:t>Biological Conservation</w:t>
      </w:r>
      <w:r>
        <w:t xml:space="preserve"> </w:t>
      </w:r>
      <w:r>
        <w:rPr>
          <w:b/>
          <w:bCs/>
        </w:rPr>
        <w:t>253</w:t>
      </w:r>
      <w:r>
        <w:t>, 108907 (2021).</w:t>
      </w:r>
    </w:p>
    <w:p w14:paraId="694A2D87" w14:textId="77777777" w:rsidR="00650871" w:rsidRDefault="00B71AC7">
      <w:pPr>
        <w:pStyle w:val="Bibliography"/>
      </w:pPr>
      <w:bookmarkStart w:id="131" w:name="ref-friedl_mcd12q2_2019"/>
      <w:bookmarkEnd w:id="130"/>
      <w:r>
        <w:t xml:space="preserve">52. </w:t>
      </w:r>
      <w:r>
        <w:tab/>
        <w:t>Friedl, M., Gray, J. &amp; Sulla-Menashe, D. MCD12Q2 MODIS/Terra+Aqua Land Cover Dynamics Yearly L3 Global 500m SIN Grid V006. (2019) doi:</w:t>
      </w:r>
      <w:hyperlink r:id="rId22">
        <w:r>
          <w:rPr>
            <w:rStyle w:val="Hyperlink"/>
          </w:rPr>
          <w:t>10.5067/MODIS/MCD12Q2.006</w:t>
        </w:r>
      </w:hyperlink>
      <w:r>
        <w:t>.</w:t>
      </w:r>
    </w:p>
    <w:p w14:paraId="5DC18974" w14:textId="77777777" w:rsidR="00650871" w:rsidRDefault="00B71AC7">
      <w:pPr>
        <w:pStyle w:val="Bibliography"/>
      </w:pPr>
      <w:bookmarkStart w:id="132" w:name="ref-anderson-teixeira_forestgeo_2020"/>
      <w:bookmarkEnd w:id="131"/>
      <w:r>
        <w:t xml:space="preserve">53. </w:t>
      </w:r>
      <w:r>
        <w:tab/>
        <w:t xml:space="preserve">Anderson-Teixeira, K. </w:t>
      </w:r>
      <w:r>
        <w:rPr>
          <w:i/>
          <w:iCs/>
        </w:rPr>
        <w:t>et al.</w:t>
      </w:r>
      <w:r>
        <w:t xml:space="preserve"> Forestgeo/Climate: Initial release. (2020) doi:</w:t>
      </w:r>
      <w:hyperlink r:id="rId23">
        <w:r>
          <w:rPr>
            <w:rStyle w:val="Hyperlink"/>
          </w:rPr>
          <w:t>10.5281/ZENODO.4041609</w:t>
        </w:r>
      </w:hyperlink>
      <w:r>
        <w:t>.</w:t>
      </w:r>
    </w:p>
    <w:p w14:paraId="64C3192E" w14:textId="77777777" w:rsidR="00650871" w:rsidRDefault="00B71AC7">
      <w:pPr>
        <w:pStyle w:val="Bibliography"/>
      </w:pPr>
      <w:bookmarkStart w:id="133" w:name="ref-benestad_empiricalstatistical_2008"/>
      <w:bookmarkEnd w:id="132"/>
      <w:r>
        <w:t xml:space="preserve">54. </w:t>
      </w:r>
      <w:r>
        <w:tab/>
        <w:t xml:space="preserve">Benestad, R. E., Hanssen-Bauer, I. &amp; Chen, D. </w:t>
      </w:r>
      <w:r>
        <w:rPr>
          <w:i/>
          <w:iCs/>
        </w:rPr>
        <w:t>Empirical-statistical downscaling</w:t>
      </w:r>
      <w:r>
        <w:t>. (World Scientific Pub Co Inc, 2008).</w:t>
      </w:r>
    </w:p>
    <w:p w14:paraId="2BA9E516" w14:textId="77777777" w:rsidR="00650871" w:rsidRDefault="00B71AC7">
      <w:pPr>
        <w:pStyle w:val="Bibliography"/>
      </w:pPr>
      <w:bookmarkStart w:id="134" w:name="ref-boose_shaler_2021"/>
      <w:bookmarkEnd w:id="133"/>
      <w:r>
        <w:t xml:space="preserve">55. </w:t>
      </w:r>
      <w:r>
        <w:tab/>
        <w:t>Boose, E. &amp; Gould, E. Shaler Meteorological Station at Harvard Forest 1964-2002. (2021) doi:</w:t>
      </w:r>
      <w:hyperlink r:id="rId24">
        <w:r>
          <w:rPr>
            <w:rStyle w:val="Hyperlink"/>
          </w:rPr>
          <w:t>10.6073/PASTA/213335F5DAA17222A738C105B9FA60C4</w:t>
        </w:r>
      </w:hyperlink>
      <w:r>
        <w:t>.</w:t>
      </w:r>
    </w:p>
    <w:p w14:paraId="2FC63BA2" w14:textId="77777777" w:rsidR="00650871" w:rsidRDefault="00B71AC7">
      <w:pPr>
        <w:pStyle w:val="Bibliography"/>
      </w:pPr>
      <w:bookmarkStart w:id="135" w:name="ref-boose_fisher_2021"/>
      <w:bookmarkEnd w:id="134"/>
      <w:r>
        <w:t xml:space="preserve">56. </w:t>
      </w:r>
      <w:r>
        <w:tab/>
        <w:t>Boose, E. Fisher Meteorological Station at Harvard Forest since 2001. (2021) doi:</w:t>
      </w:r>
      <w:hyperlink r:id="rId25">
        <w:r>
          <w:rPr>
            <w:rStyle w:val="Hyperlink"/>
          </w:rPr>
          <w:t>10.6073/PASTA/69E92642B512897032446CFE795CFFB8</w:t>
        </w:r>
      </w:hyperlink>
      <w:r>
        <w:t>.</w:t>
      </w:r>
    </w:p>
    <w:p w14:paraId="62EA89FF" w14:textId="77777777" w:rsidR="00650871" w:rsidRDefault="00B71AC7">
      <w:pPr>
        <w:pStyle w:val="Bibliography"/>
      </w:pPr>
      <w:bookmarkStart w:id="136" w:name="ref-vandepol_identifying_2016"/>
      <w:bookmarkEnd w:id="135"/>
      <w:r>
        <w:t xml:space="preserve">57. </w:t>
      </w:r>
      <w:r>
        <w:tab/>
        <w:t xml:space="preserve">van de Pol, M. </w:t>
      </w:r>
      <w:r>
        <w:rPr>
          <w:i/>
          <w:iCs/>
        </w:rPr>
        <w:t>et al.</w:t>
      </w:r>
      <w:r>
        <w:t xml:space="preserve"> Identifying the best climatic predictors in ecology and evolution. </w:t>
      </w:r>
      <w:r>
        <w:rPr>
          <w:i/>
          <w:iCs/>
        </w:rPr>
        <w:t>Methods in Ecology and Evolution</w:t>
      </w:r>
      <w:r>
        <w:t xml:space="preserve"> </w:t>
      </w:r>
      <w:r>
        <w:rPr>
          <w:b/>
          <w:bCs/>
        </w:rPr>
        <w:t>7</w:t>
      </w:r>
      <w:r>
        <w:t>, 1246–1257 (2016).</w:t>
      </w:r>
    </w:p>
    <w:p w14:paraId="5ABCD4CD" w14:textId="77777777" w:rsidR="00650871" w:rsidRDefault="00B71AC7">
      <w:pPr>
        <w:pStyle w:val="Bibliography"/>
      </w:pPr>
      <w:bookmarkStart w:id="137" w:name="ref-gabry_rstanarm_2020"/>
      <w:bookmarkEnd w:id="136"/>
      <w:r>
        <w:t xml:space="preserve">58. </w:t>
      </w:r>
      <w:r>
        <w:tab/>
        <w:t xml:space="preserve">Gabry, J. </w:t>
      </w:r>
      <w:r>
        <w:rPr>
          <w:i/>
          <w:iCs/>
        </w:rPr>
        <w:t>et al.</w:t>
      </w:r>
      <w:r>
        <w:t xml:space="preserve"> Rstanarm: Bayesian Applied Regression Modeling via Stan. (2020).</w:t>
      </w:r>
    </w:p>
    <w:p w14:paraId="193C9C29" w14:textId="77777777" w:rsidR="00650871" w:rsidRDefault="00B71AC7">
      <w:pPr>
        <w:pStyle w:val="Bibliography"/>
      </w:pPr>
      <w:bookmarkStart w:id="138" w:name="ref-stan_development_team_stan_2019"/>
      <w:bookmarkEnd w:id="137"/>
      <w:r>
        <w:lastRenderedPageBreak/>
        <w:t xml:space="preserve">59. </w:t>
      </w:r>
      <w:r>
        <w:tab/>
        <w:t>Stan_Development_Team. Stan Modeling Language Users Guide and Reference Manual, 2.28. (2019).</w:t>
      </w:r>
    </w:p>
    <w:p w14:paraId="453F82A6" w14:textId="77777777" w:rsidR="00650871" w:rsidRDefault="00B71AC7">
      <w:pPr>
        <w:pStyle w:val="Bibliography"/>
      </w:pPr>
      <w:bookmarkStart w:id="139" w:name="ref-stokes_introduction_1968"/>
      <w:bookmarkEnd w:id="138"/>
      <w:r>
        <w:t xml:space="preserve">60. </w:t>
      </w:r>
      <w:r>
        <w:tab/>
        <w:t xml:space="preserve">Stokes, M. A. &amp; Smiley, T. L. </w:t>
      </w:r>
      <w:r>
        <w:rPr>
          <w:i/>
          <w:iCs/>
        </w:rPr>
        <w:t>An Introduction to Tree-ring Dating</w:t>
      </w:r>
      <w:r>
        <w:t>. (University of Arizona Press, 1968).</w:t>
      </w:r>
    </w:p>
    <w:p w14:paraId="3083E529" w14:textId="77777777" w:rsidR="00650871" w:rsidRDefault="00B71AC7">
      <w:pPr>
        <w:pStyle w:val="Bibliography"/>
      </w:pPr>
      <w:bookmarkStart w:id="140" w:name="ref-alexander_potential_2019"/>
      <w:bookmarkEnd w:id="139"/>
      <w:r>
        <w:t xml:space="preserve">61. </w:t>
      </w:r>
      <w:r>
        <w:tab/>
        <w:t xml:space="preserve">Alexander, M. R. </w:t>
      </w:r>
      <w:r>
        <w:rPr>
          <w:i/>
          <w:iCs/>
        </w:rPr>
        <w:t>et al.</w:t>
      </w:r>
      <w:r>
        <w:t xml:space="preserve"> The potential to strengthen temperature reconstructions in ecoregions with limited tree line using a multispecies approach. </w:t>
      </w:r>
      <w:r>
        <w:rPr>
          <w:i/>
          <w:iCs/>
        </w:rPr>
        <w:t>Quaternary Research</w:t>
      </w:r>
      <w:r>
        <w:t xml:space="preserve"> </w:t>
      </w:r>
      <w:r>
        <w:rPr>
          <w:b/>
          <w:bCs/>
        </w:rPr>
        <w:t>92</w:t>
      </w:r>
      <w:r>
        <w:t>, 583–597 (2019).</w:t>
      </w:r>
    </w:p>
    <w:p w14:paraId="4EFB1AFA" w14:textId="77777777" w:rsidR="00650871" w:rsidRDefault="00B71AC7">
      <w:pPr>
        <w:pStyle w:val="Bibliography"/>
      </w:pPr>
      <w:bookmarkStart w:id="141" w:name="ref-dye_comparing_2016"/>
      <w:bookmarkEnd w:id="140"/>
      <w:r>
        <w:t xml:space="preserve">62. </w:t>
      </w:r>
      <w:r>
        <w:tab/>
        <w:t xml:space="preserve">Dye, A. </w:t>
      </w:r>
      <w:r>
        <w:rPr>
          <w:i/>
          <w:iCs/>
        </w:rPr>
        <w:t>et al.</w:t>
      </w:r>
      <w:r>
        <w:t xml:space="preserve"> Comparing tree-ring and permanent plot estimates of aboveground net primary production in three eastern U.S. forests. </w:t>
      </w:r>
      <w:r>
        <w:rPr>
          <w:i/>
          <w:iCs/>
        </w:rPr>
        <w:t>Ecosphere</w:t>
      </w:r>
      <w:r>
        <w:t xml:space="preserve"> </w:t>
      </w:r>
      <w:r>
        <w:rPr>
          <w:b/>
          <w:bCs/>
        </w:rPr>
        <w:t>7</w:t>
      </w:r>
      <w:r>
        <w:t>, e01454 (2016).</w:t>
      </w:r>
    </w:p>
    <w:p w14:paraId="1246D4CC" w14:textId="77777777" w:rsidR="00650871" w:rsidRDefault="00B71AC7">
      <w:pPr>
        <w:pStyle w:val="Bibliography"/>
      </w:pPr>
      <w:bookmarkStart w:id="142" w:name="ref-maxwell_sampling_2020"/>
      <w:bookmarkEnd w:id="141"/>
      <w:r>
        <w:t xml:space="preserve">63. </w:t>
      </w:r>
      <w:r>
        <w:tab/>
        <w:t xml:space="preserve">Maxwell, J. T. </w:t>
      </w:r>
      <w:r>
        <w:rPr>
          <w:i/>
          <w:iCs/>
        </w:rPr>
        <w:t>et al.</w:t>
      </w:r>
      <w:r>
        <w:t xml:space="preserve"> Sampling density and date along with species selection influence spatial representation of tree-ring reconstructions. </w:t>
      </w:r>
      <w:r>
        <w:rPr>
          <w:i/>
          <w:iCs/>
        </w:rPr>
        <w:t>Climate of the Past</w:t>
      </w:r>
      <w:r>
        <w:t xml:space="preserve"> </w:t>
      </w:r>
      <w:r>
        <w:rPr>
          <w:b/>
          <w:bCs/>
        </w:rPr>
        <w:t>16</w:t>
      </w:r>
      <w:r>
        <w:t>, 1901–1916 (2020).</w:t>
      </w:r>
    </w:p>
    <w:p w14:paraId="425E3FC5" w14:textId="77777777" w:rsidR="00650871" w:rsidRDefault="00B71AC7">
      <w:pPr>
        <w:pStyle w:val="Bibliography"/>
      </w:pPr>
      <w:bookmarkStart w:id="143" w:name="ref-cook_methods_1990"/>
      <w:bookmarkEnd w:id="142"/>
      <w:r>
        <w:t xml:space="preserve">64. </w:t>
      </w:r>
      <w:r>
        <w:tab/>
      </w:r>
      <w:r>
        <w:rPr>
          <w:i/>
          <w:iCs/>
        </w:rPr>
        <w:t>Methods of Dendrochronology: Applications in the Environmental Sciences</w:t>
      </w:r>
      <w:r>
        <w:t>. (Springer Netherlands, 1990). doi:</w:t>
      </w:r>
      <w:hyperlink r:id="rId26">
        <w:r>
          <w:rPr>
            <w:rStyle w:val="Hyperlink"/>
          </w:rPr>
          <w:t>10.1007/978-94-015-7879-0</w:t>
        </w:r>
      </w:hyperlink>
      <w:r>
        <w:t>.</w:t>
      </w:r>
    </w:p>
    <w:p w14:paraId="34C1421B" w14:textId="77777777" w:rsidR="00650871" w:rsidRDefault="00B71AC7">
      <w:pPr>
        <w:pStyle w:val="Bibliography"/>
      </w:pPr>
      <w:bookmarkStart w:id="144" w:name="ref-cook_time_1985"/>
      <w:bookmarkEnd w:id="143"/>
      <w:r>
        <w:t xml:space="preserve">65. </w:t>
      </w:r>
      <w:r>
        <w:tab/>
        <w:t>Cook, E. R. A Time Series Analysis Approach to Tree Ring Standardization. vol. PhD (University of Arizona, 1985).</w:t>
      </w:r>
    </w:p>
    <w:p w14:paraId="7511E1F8" w14:textId="77777777" w:rsidR="00650871" w:rsidRDefault="00B71AC7">
      <w:pPr>
        <w:pStyle w:val="Bibliography"/>
      </w:pPr>
      <w:bookmarkStart w:id="145" w:name="ref-cook_calculating_1997"/>
      <w:bookmarkEnd w:id="144"/>
      <w:r>
        <w:t xml:space="preserve">66. </w:t>
      </w:r>
      <w:r>
        <w:tab/>
        <w:t xml:space="preserve">Cook, E. R. &amp; Peters, K. Calculating unbiased tree-ring indices for the study of climatic and environmental change. </w:t>
      </w:r>
      <w:r>
        <w:rPr>
          <w:i/>
          <w:iCs/>
        </w:rPr>
        <w:t>The Holocene</w:t>
      </w:r>
      <w:r>
        <w:t xml:space="preserve"> </w:t>
      </w:r>
      <w:r>
        <w:rPr>
          <w:b/>
          <w:bCs/>
        </w:rPr>
        <w:t>7</w:t>
      </w:r>
      <w:r>
        <w:t>, 361–370 (1997).</w:t>
      </w:r>
    </w:p>
    <w:p w14:paraId="4A16D0F8" w14:textId="77777777" w:rsidR="00650871" w:rsidRDefault="00B71AC7">
      <w:pPr>
        <w:pStyle w:val="Bibliography"/>
      </w:pPr>
      <w:bookmarkStart w:id="146" w:name="ref-jones_estimating_1997"/>
      <w:bookmarkEnd w:id="145"/>
      <w:r>
        <w:t xml:space="preserve">67. </w:t>
      </w:r>
      <w:r>
        <w:tab/>
        <w:t xml:space="preserve">Jones, P. D., Osborn, T. J. &amp; Briffa, K. R. Estimating sampling errors in large-scale temperature averages. </w:t>
      </w:r>
      <w:r>
        <w:rPr>
          <w:i/>
          <w:iCs/>
        </w:rPr>
        <w:t>Journal of Climate</w:t>
      </w:r>
      <w:r>
        <w:t xml:space="preserve"> </w:t>
      </w:r>
      <w:r>
        <w:rPr>
          <w:b/>
          <w:bCs/>
        </w:rPr>
        <w:t>10</w:t>
      </w:r>
      <w:r>
        <w:t>, 2548–2568 (1997).</w:t>
      </w:r>
    </w:p>
    <w:p w14:paraId="685B86E5" w14:textId="77777777" w:rsidR="00650871" w:rsidRDefault="00B71AC7">
      <w:pPr>
        <w:pStyle w:val="Bibliography"/>
      </w:pPr>
      <w:bookmarkStart w:id="147" w:name="ref-harris_version_2020"/>
      <w:bookmarkEnd w:id="146"/>
      <w:r>
        <w:t xml:space="preserve">68. </w:t>
      </w:r>
      <w:r>
        <w:tab/>
        <w:t xml:space="preserve">Harris, I., Osborn, T. J., Jones, P. &amp; Lister, D. Version 4 of the CRU TS monthly high-resolution gridded multivariate climate dataset. </w:t>
      </w:r>
      <w:r>
        <w:rPr>
          <w:i/>
          <w:iCs/>
        </w:rPr>
        <w:t>Scientific Data</w:t>
      </w:r>
      <w:r>
        <w:t xml:space="preserve"> </w:t>
      </w:r>
      <w:r>
        <w:rPr>
          <w:b/>
          <w:bCs/>
        </w:rPr>
        <w:t>7</w:t>
      </w:r>
      <w:r>
        <w:t>, (2020).</w:t>
      </w:r>
    </w:p>
    <w:p w14:paraId="1A52E000" w14:textId="77777777" w:rsidR="00650871" w:rsidRDefault="00B71AC7">
      <w:pPr>
        <w:pStyle w:val="Bibliography"/>
      </w:pPr>
      <w:bookmarkStart w:id="148" w:name="ref-bunn_dendrochronology_2008"/>
      <w:bookmarkEnd w:id="147"/>
      <w:r>
        <w:t xml:space="preserve">69. </w:t>
      </w:r>
      <w:r>
        <w:tab/>
        <w:t xml:space="preserve">Bunn, A. G. A dendrochronology program library in R (dplR). </w:t>
      </w:r>
      <w:r>
        <w:rPr>
          <w:i/>
          <w:iCs/>
        </w:rPr>
        <w:t>Dendrochronologia</w:t>
      </w:r>
      <w:r>
        <w:t xml:space="preserve"> </w:t>
      </w:r>
      <w:r>
        <w:rPr>
          <w:b/>
          <w:bCs/>
        </w:rPr>
        <w:t>26</w:t>
      </w:r>
      <w:r>
        <w:t>, 115–124 (2008).</w:t>
      </w:r>
    </w:p>
    <w:p w14:paraId="78682D8C" w14:textId="77777777" w:rsidR="00650871" w:rsidRDefault="00B71AC7">
      <w:pPr>
        <w:pStyle w:val="Bibliography"/>
      </w:pPr>
      <w:bookmarkStart w:id="149" w:name="ref-zang_dendroclimatic_2013"/>
      <w:bookmarkEnd w:id="148"/>
      <w:r>
        <w:t xml:space="preserve">70. </w:t>
      </w:r>
      <w:r>
        <w:tab/>
        <w:t xml:space="preserve">Zang, C. &amp; Biondi, F. Dendroclimatic calibration in R: The bootRes package for response and correlation function analysis. </w:t>
      </w:r>
      <w:r>
        <w:rPr>
          <w:i/>
          <w:iCs/>
        </w:rPr>
        <w:t>Dendrochronologia</w:t>
      </w:r>
      <w:r>
        <w:t xml:space="preserve"> </w:t>
      </w:r>
      <w:r>
        <w:rPr>
          <w:b/>
          <w:bCs/>
        </w:rPr>
        <w:t>31</w:t>
      </w:r>
      <w:r>
        <w:t>, 68–74 (2013).</w:t>
      </w:r>
    </w:p>
    <w:p w14:paraId="4FA853FC" w14:textId="77777777" w:rsidR="00650871" w:rsidRDefault="00B71AC7">
      <w:pPr>
        <w:pStyle w:val="Bibliography"/>
      </w:pPr>
      <w:bookmarkStart w:id="150" w:name="ref-biondi_dendroclim2002_2004"/>
      <w:bookmarkEnd w:id="149"/>
      <w:r>
        <w:t xml:space="preserve">71. </w:t>
      </w:r>
      <w:r>
        <w:tab/>
        <w:t xml:space="preserve">Biondi, F. &amp; Waikul, K. DENDROCLIM2002 : A C++ program for statistical calibration of climate signals in tree-ring chronologies. </w:t>
      </w:r>
      <w:r>
        <w:rPr>
          <w:i/>
          <w:iCs/>
        </w:rPr>
        <w:t>Computers &amp; Geosciences</w:t>
      </w:r>
      <w:r>
        <w:t xml:space="preserve"> </w:t>
      </w:r>
      <w:r>
        <w:rPr>
          <w:b/>
          <w:bCs/>
        </w:rPr>
        <w:t>30</w:t>
      </w:r>
      <w:r>
        <w:t>, 303–311 (2004).</w:t>
      </w:r>
      <w:bookmarkEnd w:id="63"/>
      <w:bookmarkEnd w:id="65"/>
      <w:bookmarkEnd w:id="150"/>
    </w:p>
    <w:sectPr w:rsidR="00650871" w:rsidSect="00322D48">
      <w:pgSz w:w="12240" w:h="15840"/>
      <w:pgMar w:top="1440" w:right="1440" w:bottom="1440" w:left="1440" w:header="720" w:footer="720" w:gutter="0"/>
      <w:lnNumType w:countBy="1" w:restart="continuous"/>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Harley, Grant (gharley@uidaho.edu)" w:date="2021-11-17T06:51:00Z" w:initials="HG(">
    <w:p w14:paraId="0C4CF76A" w14:textId="3BAA7C99" w:rsidR="00404300" w:rsidRDefault="00404300">
      <w:pPr>
        <w:pStyle w:val="CommentText"/>
      </w:pPr>
      <w:r>
        <w:rPr>
          <w:rStyle w:val="CommentReference"/>
        </w:rPr>
        <w:annotationRef/>
      </w:r>
      <w:r>
        <w:t xml:space="preserve">Is subject of sentence singular? Use sequesters </w:t>
      </w:r>
      <w:proofErr w:type="gramStart"/>
      <w:r>
        <w:t>here?</w:t>
      </w:r>
      <w:proofErr w:type="gramEnd"/>
    </w:p>
  </w:comment>
  <w:comment w:id="5" w:author="Harley, Grant (gharley@uidaho.edu)" w:date="2021-11-17T06:55:00Z" w:initials="HG(">
    <w:p w14:paraId="0621A2F0" w14:textId="7A9FDE4F" w:rsidR="00404300" w:rsidRDefault="00404300">
      <w:pPr>
        <w:pStyle w:val="CommentText"/>
      </w:pPr>
      <w:r>
        <w:rPr>
          <w:rStyle w:val="CommentReference"/>
        </w:rPr>
        <w:annotationRef/>
      </w:r>
      <w:r>
        <w:t>Thought it was</w:t>
      </w:r>
      <w:r w:rsidR="00DB69EC">
        <w:t xml:space="preserve"> a bit too much of a complex sentence, perhaps break into 2 for max clarity and affect</w:t>
      </w:r>
    </w:p>
  </w:comment>
  <w:comment w:id="13" w:author="Harley, Grant (gharley@uidaho.edu)" w:date="2021-11-17T06:59:00Z" w:initials="HG(">
    <w:p w14:paraId="72C6E9C7" w14:textId="4B2577E3" w:rsidR="00DB69EC" w:rsidRDefault="00DB69EC">
      <w:pPr>
        <w:pStyle w:val="CommentText"/>
      </w:pPr>
      <w:r>
        <w:rPr>
          <w:rStyle w:val="CommentReference"/>
        </w:rPr>
        <w:annotationRef/>
      </w:r>
      <w:r>
        <w:t>So true, which is one of the biggest selling points of this paper! I’m sure you know this, but I think this will be important to make very clear in the cover letter</w:t>
      </w:r>
    </w:p>
  </w:comment>
  <w:comment w:id="18" w:author="Harley, Grant (gharley@uidaho.edu)" w:date="2021-11-17T10:31:00Z" w:initials="HG(">
    <w:p w14:paraId="40FCB3F7" w14:textId="77777777" w:rsidR="00436FE6" w:rsidRDefault="00436FE6" w:rsidP="00436FE6">
      <w:pPr>
        <w:pStyle w:val="CommentText"/>
      </w:pPr>
      <w:r>
        <w:rPr>
          <w:rStyle w:val="CommentReference"/>
        </w:rPr>
        <w:annotationRef/>
      </w:r>
      <w:r>
        <w:rPr>
          <w:rStyle w:val="CommentReference"/>
        </w:rPr>
        <w:annotationRef/>
      </w:r>
      <w:r>
        <w:t xml:space="preserve">Do you need to indicate sig level here? Or maybe not </w:t>
      </w:r>
      <w:proofErr w:type="spellStart"/>
      <w:r>
        <w:t>bc</w:t>
      </w:r>
      <w:proofErr w:type="spellEnd"/>
      <w:r>
        <w:t xml:space="preserve"> the table is more of a broad summary/conceptual?</w:t>
      </w:r>
    </w:p>
    <w:p w14:paraId="702DFC21" w14:textId="3990D6C9" w:rsidR="00436FE6" w:rsidRDefault="00436FE6">
      <w:pPr>
        <w:pStyle w:val="CommentText"/>
      </w:pPr>
    </w:p>
  </w:comment>
  <w:comment w:id="19" w:author="Harley, Grant (gharley@uidaho.edu)" w:date="2021-11-17T07:21:00Z" w:initials="HG(">
    <w:p w14:paraId="2CA40734" w14:textId="3253722E" w:rsidR="001847D7" w:rsidRDefault="001847D7">
      <w:pPr>
        <w:pStyle w:val="CommentText"/>
      </w:pPr>
      <w:r>
        <w:rPr>
          <w:rStyle w:val="CommentReference"/>
        </w:rPr>
        <w:annotationRef/>
      </w:r>
      <w:r>
        <w:t>Worth it to display statistically significance difference or any p values in panels?</w:t>
      </w:r>
    </w:p>
  </w:comment>
  <w:comment w:id="20" w:author="Dow, Cameron David" w:date="2021-11-17T20:30:00Z" w:initials="DCD">
    <w:p w14:paraId="582A17DB" w14:textId="0B936DE6" w:rsidR="00EC399F" w:rsidRDefault="00EC399F">
      <w:pPr>
        <w:pStyle w:val="CommentText"/>
      </w:pPr>
      <w:r>
        <w:rPr>
          <w:rStyle w:val="CommentReference"/>
        </w:rPr>
        <w:annotationRef/>
      </w:r>
      <w:r>
        <w:t>I don’t think this is necessary, the purpose of this plot is to display the temp gradient while sig levels are discussed in text.</w:t>
      </w:r>
    </w:p>
  </w:comment>
  <w:comment w:id="23" w:author="Dow, Cameron David" w:date="2021-11-17T20:45:00Z" w:initials="DCD">
    <w:p w14:paraId="20E558CD" w14:textId="2DC488DE" w:rsidR="00E234CD" w:rsidRDefault="00E234CD">
      <w:pPr>
        <w:pStyle w:val="CommentText"/>
      </w:pPr>
      <w:r>
        <w:rPr>
          <w:rStyle w:val="CommentReference"/>
        </w:rPr>
        <w:annotationRef/>
      </w:r>
      <w:r>
        <w:t xml:space="preserve">Did I miss the comment in main </w:t>
      </w:r>
      <w:proofErr w:type="spellStart"/>
      <w:r>
        <w:t>googledoc</w:t>
      </w:r>
      <w:proofErr w:type="spellEnd"/>
      <w:r>
        <w:t xml:space="preserve"> about defining this here? I’m adding “</w:t>
      </w:r>
      <w:r w:rsidRPr="00E234CD">
        <w:t>the standardized ring-width index</w:t>
      </w:r>
      <w:r>
        <w:t xml:space="preserve">” here and removing it where GLH commented on this version in </w:t>
      </w:r>
      <w:proofErr w:type="spellStart"/>
      <w:r>
        <w:t>rmd</w:t>
      </w:r>
      <w:proofErr w:type="spellEnd"/>
      <w:r>
        <w:t>. Feel free to delete if you disagree.</w:t>
      </w:r>
    </w:p>
  </w:comment>
  <w:comment w:id="24" w:author="Harley, Grant (gharley@uidaho.edu)" w:date="2021-11-17T07:15:00Z" w:initials="HG(">
    <w:p w14:paraId="3719A556" w14:textId="77777777" w:rsidR="00DF703C" w:rsidRDefault="00DF703C">
      <w:pPr>
        <w:pStyle w:val="CommentText"/>
      </w:pPr>
      <w:r>
        <w:rPr>
          <w:rStyle w:val="CommentReference"/>
        </w:rPr>
        <w:annotationRef/>
      </w:r>
      <w:r>
        <w:t xml:space="preserve">This figure is AMAZING, well done! Extremely minor comments: </w:t>
      </w:r>
    </w:p>
    <w:p w14:paraId="6EEAE706" w14:textId="6D054DB3" w:rsidR="00DF703C" w:rsidRDefault="001847D7">
      <w:pPr>
        <w:pStyle w:val="CommentText"/>
      </w:pPr>
      <w:r>
        <w:t xml:space="preserve">-Given that this fig will eventually be much smaller in print form, perhaps make simple symbols, like a white circle and black circle…you </w:t>
      </w:r>
      <w:proofErr w:type="gramStart"/>
      <w:r>
        <w:t>wont</w:t>
      </w:r>
      <w:proofErr w:type="gramEnd"/>
      <w:r>
        <w:t xml:space="preserve"> be able to tell the difference between the triangle and asterisks anyways.</w:t>
      </w:r>
    </w:p>
    <w:p w14:paraId="7F82BD77" w14:textId="64772AC2" w:rsidR="001847D7" w:rsidRDefault="001847D7">
      <w:pPr>
        <w:pStyle w:val="CommentText"/>
      </w:pPr>
      <w:r>
        <w:t>-legend: larger text, title correlation coefficients, and make coefficients consistent decimal places (</w:t>
      </w:r>
      <w:proofErr w:type="gramStart"/>
      <w:r>
        <w:t>i.e.</w:t>
      </w:r>
      <w:proofErr w:type="gramEnd"/>
      <w:r>
        <w:t xml:space="preserve"> 0.00, 0.40)</w:t>
      </w:r>
    </w:p>
    <w:p w14:paraId="4AB04372" w14:textId="500AFF4A" w:rsidR="001847D7" w:rsidRDefault="001847D7">
      <w:pPr>
        <w:pStyle w:val="CommentText"/>
      </w:pPr>
      <w:r>
        <w:t>-make top x axes text larger</w:t>
      </w:r>
    </w:p>
    <w:p w14:paraId="50F0AC73" w14:textId="70D8AE1B" w:rsidR="001847D7" w:rsidRDefault="001847D7">
      <w:pPr>
        <w:pStyle w:val="CommentText"/>
      </w:pPr>
      <w:r>
        <w:t>-</w:t>
      </w:r>
      <w:proofErr w:type="spellStart"/>
      <w:r>
        <w:t>Im</w:t>
      </w:r>
      <w:proofErr w:type="spellEnd"/>
      <w:r>
        <w:t xml:space="preserve"> sure you already know the y axes text will be really small in print, but I </w:t>
      </w:r>
      <w:proofErr w:type="gramStart"/>
      <w:r>
        <w:t>cant</w:t>
      </w:r>
      <w:proofErr w:type="gramEnd"/>
      <w:r>
        <w:t xml:space="preserve"> think of an alt…but that’s the copy editor’s problem once it gets accepted </w:t>
      </w:r>
      <w:r>
        <w:rPr>
          <w:rFonts w:ascii="Segoe UI Emoji" w:eastAsia="Segoe UI Emoji" w:hAnsi="Segoe UI Emoji" w:cs="Segoe UI Emoji"/>
        </w:rPr>
        <w:t>😉</w:t>
      </w:r>
    </w:p>
    <w:p w14:paraId="2B5910F0" w14:textId="6DFBC614" w:rsidR="001847D7" w:rsidRDefault="001847D7">
      <w:pPr>
        <w:pStyle w:val="CommentText"/>
      </w:pPr>
    </w:p>
  </w:comment>
  <w:comment w:id="25" w:author="Dow, Cameron David" w:date="2021-11-17T20:31:00Z" w:initials="DCD">
    <w:p w14:paraId="3753AEE1" w14:textId="470745E3" w:rsidR="00EC399F" w:rsidRDefault="00EC399F">
      <w:pPr>
        <w:pStyle w:val="CommentText"/>
      </w:pPr>
      <w:r>
        <w:rPr>
          <w:rStyle w:val="CommentReference"/>
        </w:rPr>
        <w:annotationRef/>
      </w:r>
      <w:r>
        <w:t xml:space="preserve">I could change the symbols but if the asterisk and triangle are shrunk to the point of no recognition </w:t>
      </w:r>
      <w:proofErr w:type="gramStart"/>
      <w:r>
        <w:t>wont</w:t>
      </w:r>
      <w:proofErr w:type="gramEnd"/>
      <w:r>
        <w:t xml:space="preserve"> they just appear as black and white dots anyway? These suggestions about the legend are great, but I may need some time to figure out how to implement them. Changes to this figure are done within the actual function, not in the call, so things can get tricky</w:t>
      </w:r>
      <w:proofErr w:type="gramStart"/>
      <w:r>
        <w:t xml:space="preserve">. </w:t>
      </w:r>
      <w:r w:rsidR="003D5908">
        <w:t xml:space="preserve"> </w:t>
      </w:r>
      <w:proofErr w:type="gramEnd"/>
      <w:r w:rsidR="003D5908">
        <w:t>At the very least,</w:t>
      </w:r>
      <w:r>
        <w:t xml:space="preserve"> </w:t>
      </w:r>
      <w:r w:rsidR="003D5908">
        <w:t xml:space="preserve">we could change legend title in </w:t>
      </w:r>
      <w:proofErr w:type="spellStart"/>
      <w:r w:rsidR="003D5908">
        <w:t>powerpoint</w:t>
      </w:r>
      <w:proofErr w:type="spellEnd"/>
      <w:r w:rsidR="003D5908">
        <w:t xml:space="preserve"> if needed. </w:t>
      </w:r>
    </w:p>
  </w:comment>
  <w:comment w:id="31" w:author="Harley, Grant (gharley@uidaho.edu)" w:date="2021-11-17T07:31:00Z" w:initials="HG(">
    <w:p w14:paraId="1B0BD3A9" w14:textId="20E66F63" w:rsidR="005B0A72" w:rsidRDefault="005B0A72">
      <w:pPr>
        <w:pStyle w:val="CommentText"/>
      </w:pPr>
      <w:r>
        <w:rPr>
          <w:rStyle w:val="CommentReference"/>
        </w:rPr>
        <w:annotationRef/>
      </w:r>
      <w:r>
        <w:t>I stopped here, will provide comments for rest of paper by afternoon of 11/17/2020</w:t>
      </w:r>
    </w:p>
  </w:comment>
  <w:comment w:id="36" w:author="Harley, Grant (gharley@uidaho.edu)" w:date="2021-11-17T10:40:00Z" w:initials="HG(">
    <w:p w14:paraId="1C914DE0" w14:textId="75C17BC9" w:rsidR="00CD6C70" w:rsidRDefault="00CD6C70">
      <w:pPr>
        <w:pStyle w:val="CommentText"/>
      </w:pPr>
      <w:r>
        <w:rPr>
          <w:rStyle w:val="CommentReference"/>
        </w:rPr>
        <w:annotationRef/>
      </w:r>
      <w:r>
        <w:t xml:space="preserve">Might be a dumb question, I haven’t done/read many </w:t>
      </w:r>
      <w:proofErr w:type="spellStart"/>
      <w:r>
        <w:t>dendroband</w:t>
      </w:r>
      <w:proofErr w:type="spellEnd"/>
      <w:r>
        <w:t xml:space="preserve"> studies, but is there any considerations for bole shrink/swell, or is that not really a thing to worry about in this case?</w:t>
      </w:r>
    </w:p>
  </w:comment>
  <w:comment w:id="37" w:author="Dow, Cameron David" w:date="2021-11-17T20:36:00Z" w:initials="DCD">
    <w:p w14:paraId="4134DADD" w14:textId="6756D4B4" w:rsidR="00987ADB" w:rsidRDefault="00987ADB">
      <w:pPr>
        <w:pStyle w:val="CommentText"/>
      </w:pPr>
      <w:r>
        <w:rPr>
          <w:rStyle w:val="CommentReference"/>
        </w:rPr>
        <w:annotationRef/>
      </w:r>
      <w:r>
        <w:t>No consideration in raw measurements, but Sean’s function should smooth this out, which is one reason why we use that instead of raw.</w:t>
      </w:r>
    </w:p>
  </w:comment>
  <w:comment w:id="38" w:author="Harley, Grant (gharley@uidaho.edu)" w:date="2021-11-17T10:38:00Z" w:initials="HG(">
    <w:p w14:paraId="3295C995" w14:textId="50B36DEC" w:rsidR="000C5D25" w:rsidRDefault="000C5D25">
      <w:pPr>
        <w:pStyle w:val="CommentText"/>
      </w:pPr>
      <w:r>
        <w:rPr>
          <w:rStyle w:val="CommentReference"/>
        </w:rPr>
        <w:annotationRef/>
      </w:r>
      <w:r>
        <w:t xml:space="preserve">Do you think reviewers will want more explanation of how you define “substantial deviation from normal”? or is that too </w:t>
      </w:r>
      <w:proofErr w:type="spellStart"/>
      <w:r>
        <w:t>ticky</w:t>
      </w:r>
      <w:proofErr w:type="spellEnd"/>
      <w:r>
        <w:t>-tack/minor point? Seems like it might be easy to quantify, like with identifying outliers from a probability density functions?</w:t>
      </w:r>
    </w:p>
  </w:comment>
  <w:comment w:id="39" w:author="Dow, Cameron David" w:date="2021-11-17T20:37:00Z" w:initials="DCD">
    <w:p w14:paraId="2E41568C" w14:textId="596DF2B1" w:rsidR="00987ADB" w:rsidRDefault="00987ADB">
      <w:pPr>
        <w:pStyle w:val="CommentText"/>
      </w:pPr>
      <w:r>
        <w:rPr>
          <w:rStyle w:val="CommentReference"/>
        </w:rPr>
        <w:annotationRef/>
      </w:r>
      <w:r>
        <w:t xml:space="preserve">All three of these could </w:t>
      </w:r>
      <w:proofErr w:type="gramStart"/>
      <w:r>
        <w:t>actually be</w:t>
      </w:r>
      <w:proofErr w:type="gramEnd"/>
      <w:r>
        <w:t xml:space="preserve"> tough to quantify…they were more of a gut-check than anything. I can give it a try if you’d like Krista.</w:t>
      </w:r>
    </w:p>
  </w:comment>
  <w:comment w:id="40" w:author="Harley, Grant (gharley@uidaho.edu)" w:date="2021-11-17T10:46:00Z" w:initials="HG(">
    <w:p w14:paraId="4C92AC9A" w14:textId="51AED893" w:rsidR="00731276" w:rsidRDefault="00731276">
      <w:pPr>
        <w:pStyle w:val="CommentText"/>
      </w:pPr>
      <w:r>
        <w:rPr>
          <w:rStyle w:val="CommentReference"/>
        </w:rPr>
        <w:annotationRef/>
      </w:r>
      <w:r>
        <w:t>Perhaps cite Akaike here? On a plane and forget the exact year</w:t>
      </w:r>
    </w:p>
  </w:comment>
  <w:comment w:id="50" w:author="Harley, Grant (gharley@uidaho.edu)" w:date="2021-11-17T10:50:00Z" w:initials="HG(">
    <w:p w14:paraId="5C34F2EC" w14:textId="33928B47" w:rsidR="00731276" w:rsidRDefault="00731276">
      <w:pPr>
        <w:pStyle w:val="CommentText"/>
      </w:pPr>
      <w:r>
        <w:rPr>
          <w:rStyle w:val="CommentReference"/>
        </w:rPr>
        <w:annotationRef/>
      </w:r>
      <w:r>
        <w:t xml:space="preserve">This is the first </w:t>
      </w:r>
      <w:r w:rsidR="003D6F9A">
        <w:t>time you spell out/define RWI, but it’s first used in main text at line 159. Do you need to define in main text?</w:t>
      </w:r>
    </w:p>
  </w:comment>
  <w:comment w:id="51" w:author="Dow, Cameron David" w:date="2021-11-17T20:45:00Z" w:initials="DCD">
    <w:p w14:paraId="2AD0E2E3" w14:textId="4850B18A" w:rsidR="009E533D" w:rsidRDefault="009E533D">
      <w:pPr>
        <w:pStyle w:val="CommentText"/>
      </w:pPr>
      <w:r>
        <w:rPr>
          <w:rStyle w:val="CommentReference"/>
        </w:rPr>
        <w:annotationRef/>
      </w:r>
      <w:r w:rsidR="00E234CD">
        <w:t xml:space="preserve">Changed to dimensionless RWI in </w:t>
      </w:r>
      <w:proofErr w:type="spellStart"/>
      <w:r w:rsidR="00E234CD">
        <w:t>rmd</w:t>
      </w:r>
      <w:proofErr w:type="spellEnd"/>
    </w:p>
  </w:comment>
  <w:comment w:id="59" w:author="Harley, Grant (gharley@uidaho.edu)" w:date="2021-11-17T10:58:00Z" w:initials="HG(">
    <w:p w14:paraId="43A95325" w14:textId="493D03A2" w:rsidR="004E3FE8" w:rsidRDefault="004E3FE8">
      <w:pPr>
        <w:pStyle w:val="CommentText"/>
      </w:pPr>
      <w:r>
        <w:rPr>
          <w:rStyle w:val="CommentReference"/>
        </w:rPr>
        <w:annotationRef/>
      </w:r>
      <w:r>
        <w:t>Sometimes this is italicized and other times not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C4CF76A" w15:done="0"/>
  <w15:commentEx w15:paraId="0621A2F0" w15:done="0"/>
  <w15:commentEx w15:paraId="72C6E9C7" w15:done="0"/>
  <w15:commentEx w15:paraId="702DFC21" w15:done="0"/>
  <w15:commentEx w15:paraId="2CA40734" w15:done="0"/>
  <w15:commentEx w15:paraId="582A17DB" w15:paraIdParent="2CA40734" w15:done="0"/>
  <w15:commentEx w15:paraId="20E558CD" w15:done="0"/>
  <w15:commentEx w15:paraId="2B5910F0" w15:done="0"/>
  <w15:commentEx w15:paraId="3753AEE1" w15:paraIdParent="2B5910F0" w15:done="0"/>
  <w15:commentEx w15:paraId="1B0BD3A9" w15:done="0"/>
  <w15:commentEx w15:paraId="1C914DE0" w15:done="0"/>
  <w15:commentEx w15:paraId="4134DADD" w15:paraIdParent="1C914DE0" w15:done="0"/>
  <w15:commentEx w15:paraId="3295C995" w15:done="0"/>
  <w15:commentEx w15:paraId="2E41568C" w15:paraIdParent="3295C995" w15:done="0"/>
  <w15:commentEx w15:paraId="4C92AC9A" w15:done="0"/>
  <w15:commentEx w15:paraId="5C34F2EC" w15:done="0"/>
  <w15:commentEx w15:paraId="2AD0E2E3" w15:paraIdParent="5C34F2EC" w15:done="0"/>
  <w15:commentEx w15:paraId="43A9532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3EFAD7" w16cex:dateUtc="2021-11-17T11:51:00Z"/>
  <w16cex:commentExtensible w16cex:durableId="253EFBCD" w16cex:dateUtc="2021-11-17T11:55:00Z"/>
  <w16cex:commentExtensible w16cex:durableId="253EFC89" w16cex:dateUtc="2021-11-17T11:59:00Z"/>
  <w16cex:commentExtensible w16cex:durableId="253F2E36" w16cex:dateUtc="2021-11-17T15:31:00Z"/>
  <w16cex:commentExtensible w16cex:durableId="253F01C2" w16cex:dateUtc="2021-11-17T12:21:00Z"/>
  <w16cex:commentExtensible w16cex:durableId="253FE4DB" w16cex:dateUtc="2021-11-18T01:30:00Z"/>
  <w16cex:commentExtensible w16cex:durableId="253FE880" w16cex:dateUtc="2021-11-18T01:45:00Z"/>
  <w16cex:commentExtensible w16cex:durableId="253F0063" w16cex:dateUtc="2021-11-17T12:15:00Z"/>
  <w16cex:commentExtensible w16cex:durableId="253FE53B" w16cex:dateUtc="2021-11-18T01:31:00Z"/>
  <w16cex:commentExtensible w16cex:durableId="253F043A" w16cex:dateUtc="2021-11-17T12:31:00Z"/>
  <w16cex:commentExtensible w16cex:durableId="253F308B" w16cex:dateUtc="2021-11-17T15:40:00Z"/>
  <w16cex:commentExtensible w16cex:durableId="253FE664" w16cex:dateUtc="2021-11-18T01:36:00Z"/>
  <w16cex:commentExtensible w16cex:durableId="253F2FDD" w16cex:dateUtc="2021-11-17T15:38:00Z"/>
  <w16cex:commentExtensible w16cex:durableId="253FE698" w16cex:dateUtc="2021-11-18T01:37:00Z"/>
  <w16cex:commentExtensible w16cex:durableId="253F31C5" w16cex:dateUtc="2021-11-17T15:46:00Z"/>
  <w16cex:commentExtensible w16cex:durableId="253F32CF" w16cex:dateUtc="2021-11-17T15:50:00Z"/>
  <w16cex:commentExtensible w16cex:durableId="253FE862" w16cex:dateUtc="2021-11-18T01:45:00Z"/>
  <w16cex:commentExtensible w16cex:durableId="253F34AF" w16cex:dateUtc="2021-11-17T15: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C4CF76A" w16cid:durableId="253EFAD7"/>
  <w16cid:commentId w16cid:paraId="0621A2F0" w16cid:durableId="253EFBCD"/>
  <w16cid:commentId w16cid:paraId="72C6E9C7" w16cid:durableId="253EFC89"/>
  <w16cid:commentId w16cid:paraId="702DFC21" w16cid:durableId="253F2E36"/>
  <w16cid:commentId w16cid:paraId="2CA40734" w16cid:durableId="253F01C2"/>
  <w16cid:commentId w16cid:paraId="582A17DB" w16cid:durableId="253FE4DB"/>
  <w16cid:commentId w16cid:paraId="20E558CD" w16cid:durableId="253FE880"/>
  <w16cid:commentId w16cid:paraId="2B5910F0" w16cid:durableId="253F0063"/>
  <w16cid:commentId w16cid:paraId="3753AEE1" w16cid:durableId="253FE53B"/>
  <w16cid:commentId w16cid:paraId="1B0BD3A9" w16cid:durableId="253F043A"/>
  <w16cid:commentId w16cid:paraId="1C914DE0" w16cid:durableId="253F308B"/>
  <w16cid:commentId w16cid:paraId="4134DADD" w16cid:durableId="253FE664"/>
  <w16cid:commentId w16cid:paraId="3295C995" w16cid:durableId="253F2FDD"/>
  <w16cid:commentId w16cid:paraId="2E41568C" w16cid:durableId="253FE698"/>
  <w16cid:commentId w16cid:paraId="4C92AC9A" w16cid:durableId="253F31C5"/>
  <w16cid:commentId w16cid:paraId="5C34F2EC" w16cid:durableId="253F32CF"/>
  <w16cid:commentId w16cid:paraId="2AD0E2E3" w16cid:durableId="253FE862"/>
  <w16cid:commentId w16cid:paraId="43A95325" w16cid:durableId="253F34A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3D026A" w14:textId="77777777" w:rsidR="00DF7EA8" w:rsidRDefault="00DF7EA8">
      <w:pPr>
        <w:spacing w:after="0"/>
      </w:pPr>
      <w:r>
        <w:separator/>
      </w:r>
    </w:p>
  </w:endnote>
  <w:endnote w:type="continuationSeparator" w:id="0">
    <w:p w14:paraId="51154E8A" w14:textId="77777777" w:rsidR="00DF7EA8" w:rsidRDefault="00DF7EA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489266" w14:textId="77777777" w:rsidR="00DF7EA8" w:rsidRDefault="00DF7EA8">
      <w:r>
        <w:separator/>
      </w:r>
    </w:p>
  </w:footnote>
  <w:footnote w:type="continuationSeparator" w:id="0">
    <w:p w14:paraId="195AF456" w14:textId="77777777" w:rsidR="00DF7EA8" w:rsidRDefault="00DF7EA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9C32AB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arley, Grant (gharley@uidaho.edu)">
    <w15:presenceInfo w15:providerId="AD" w15:userId="S::gharley@uidaho.edu::2a7c6be0-2fa4-4599-a245-929009baa1c8"/>
  </w15:person>
  <w15:person w15:author="Dow, Cameron David">
    <w15:presenceInfo w15:providerId="None" w15:userId="Dow, Cameron Davi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C5D25"/>
    <w:rsid w:val="001847D7"/>
    <w:rsid w:val="001E7A0C"/>
    <w:rsid w:val="002F539C"/>
    <w:rsid w:val="003D5908"/>
    <w:rsid w:val="003D6F9A"/>
    <w:rsid w:val="00404300"/>
    <w:rsid w:val="00436FE6"/>
    <w:rsid w:val="004E29B3"/>
    <w:rsid w:val="004E3FE8"/>
    <w:rsid w:val="00590D07"/>
    <w:rsid w:val="005B0A72"/>
    <w:rsid w:val="00650871"/>
    <w:rsid w:val="00731276"/>
    <w:rsid w:val="00735187"/>
    <w:rsid w:val="00784D58"/>
    <w:rsid w:val="008861EC"/>
    <w:rsid w:val="008D6863"/>
    <w:rsid w:val="00987ADB"/>
    <w:rsid w:val="009E533D"/>
    <w:rsid w:val="00B71AC7"/>
    <w:rsid w:val="00B86B75"/>
    <w:rsid w:val="00BC48D5"/>
    <w:rsid w:val="00C36279"/>
    <w:rsid w:val="00CD6C70"/>
    <w:rsid w:val="00DB69EC"/>
    <w:rsid w:val="00DF703C"/>
    <w:rsid w:val="00DF7EA8"/>
    <w:rsid w:val="00E234CD"/>
    <w:rsid w:val="00E315A3"/>
    <w:rsid w:val="00EC399F"/>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E296DA"/>
  <w15:docId w15:val="{A6460D4E-9E80-422A-94DE-683D5643B2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52A4B"/>
    <w:pPr>
      <w:spacing w:beforeLines="20" w:before="48" w:afterLines="20" w:after="48"/>
    </w:pPr>
    <w:rPr>
      <w:rFonts w:ascii="Times" w:hAnsi="Times" w:cs="Calibri"/>
      <w:sz w:val="20"/>
      <w:szCs w:val="20"/>
    </w:r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character" w:styleId="LineNumber">
    <w:name w:val="line number"/>
    <w:basedOn w:val="DefaultParagraphFont"/>
    <w:semiHidden/>
    <w:unhideWhenUsed/>
    <w:rsid w:val="00322D48"/>
  </w:style>
  <w:style w:type="paragraph" w:styleId="Revision">
    <w:name w:val="Revision"/>
    <w:hidden/>
    <w:semiHidden/>
    <w:rsid w:val="00404300"/>
    <w:pPr>
      <w:spacing w:after="0"/>
    </w:pPr>
    <w:rPr>
      <w:rFonts w:ascii="Palatino Linotype" w:hAnsi="Palatino Linotype"/>
      <w:sz w:val="22"/>
      <w:szCs w:val="22"/>
    </w:rPr>
  </w:style>
  <w:style w:type="character" w:styleId="CommentReference">
    <w:name w:val="annotation reference"/>
    <w:basedOn w:val="DefaultParagraphFont"/>
    <w:semiHidden/>
    <w:unhideWhenUsed/>
    <w:rsid w:val="00404300"/>
    <w:rPr>
      <w:sz w:val="16"/>
      <w:szCs w:val="16"/>
    </w:rPr>
  </w:style>
  <w:style w:type="paragraph" w:styleId="CommentText">
    <w:name w:val="annotation text"/>
    <w:basedOn w:val="Normal"/>
    <w:link w:val="CommentTextChar"/>
    <w:semiHidden/>
    <w:unhideWhenUsed/>
    <w:rsid w:val="00404300"/>
    <w:rPr>
      <w:sz w:val="20"/>
      <w:szCs w:val="20"/>
    </w:rPr>
  </w:style>
  <w:style w:type="character" w:customStyle="1" w:styleId="CommentTextChar">
    <w:name w:val="Comment Text Char"/>
    <w:basedOn w:val="DefaultParagraphFont"/>
    <w:link w:val="CommentText"/>
    <w:semiHidden/>
    <w:rsid w:val="00404300"/>
    <w:rPr>
      <w:rFonts w:ascii="Palatino Linotype" w:hAnsi="Palatino Linotype"/>
      <w:sz w:val="20"/>
      <w:szCs w:val="20"/>
    </w:rPr>
  </w:style>
  <w:style w:type="paragraph" w:styleId="CommentSubject">
    <w:name w:val="annotation subject"/>
    <w:basedOn w:val="CommentText"/>
    <w:next w:val="CommentText"/>
    <w:link w:val="CommentSubjectChar"/>
    <w:semiHidden/>
    <w:unhideWhenUsed/>
    <w:rsid w:val="00404300"/>
    <w:rPr>
      <w:b/>
      <w:bCs/>
    </w:rPr>
  </w:style>
  <w:style w:type="character" w:customStyle="1" w:styleId="CommentSubjectChar">
    <w:name w:val="Comment Subject Char"/>
    <w:basedOn w:val="CommentTextChar"/>
    <w:link w:val="CommentSubject"/>
    <w:semiHidden/>
    <w:rsid w:val="00404300"/>
    <w:rPr>
      <w:rFonts w:ascii="Palatino Linotype" w:hAnsi="Palatino Linotype"/>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hyperlink" Target="mailto:teixeirak@si.edu" TargetMode="External"/><Relationship Id="rId26" Type="http://schemas.openxmlformats.org/officeDocument/2006/relationships/hyperlink" Target="https://doi.org/10.1007/978-94-015-7879-0" TargetMode="External"/><Relationship Id="rId3" Type="http://schemas.openxmlformats.org/officeDocument/2006/relationships/settings" Target="settings.xml"/><Relationship Id="rId21" Type="http://schemas.openxmlformats.org/officeDocument/2006/relationships/hyperlink" Target="https://doi.org/10.1111/gcb.15574" TargetMode="External"/><Relationship Id="rId7" Type="http://schemas.openxmlformats.org/officeDocument/2006/relationships/hyperlink" Target="mailto:teixeirak@si.edu" TargetMode="External"/><Relationship Id="rId12" Type="http://schemas.openxmlformats.org/officeDocument/2006/relationships/image" Target="media/image1.png"/><Relationship Id="rId17" Type="http://schemas.openxmlformats.org/officeDocument/2006/relationships/hyperlink" Target="https://forestgeo.github.io/Climate/" TargetMode="External"/><Relationship Id="rId25" Type="http://schemas.openxmlformats.org/officeDocument/2006/relationships/hyperlink" Target="https://doi.org/10.6073/PASTA/69E92642B512897032446CFE795CFFB8" TargetMode="External"/><Relationship Id="rId2" Type="http://schemas.openxmlformats.org/officeDocument/2006/relationships/styles" Target="styles.xml"/><Relationship Id="rId16" Type="http://schemas.openxmlformats.org/officeDocument/2006/relationships/hyperlink" Target="https://www.ncdc.noaa.gov/cdo-web/datasets/GHCND/stations/GHCND:USC00443229/detail" TargetMode="External"/><Relationship Id="rId20" Type="http://schemas.openxmlformats.org/officeDocument/2006/relationships/hyperlink" Target="https://doi.org/10.1093/treephys/tpab101"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8/08/relationships/commentsExtensible" Target="commentsExtensible.xml"/><Relationship Id="rId24" Type="http://schemas.openxmlformats.org/officeDocument/2006/relationships/hyperlink" Target="https://doi.org/10.6073/PASTA/213335F5DAA17222A738C105B9FA60C4" TargetMode="External"/><Relationship Id="rId5" Type="http://schemas.openxmlformats.org/officeDocument/2006/relationships/footnotes" Target="footnotes.xml"/><Relationship Id="rId15" Type="http://schemas.openxmlformats.org/officeDocument/2006/relationships/hyperlink" Target="https://forestgeo.github.io/Climate/" TargetMode="External"/><Relationship Id="rId23" Type="http://schemas.openxmlformats.org/officeDocument/2006/relationships/hyperlink" Target="https://doi.org/10.5281/ZENODO.4041609" TargetMode="External"/><Relationship Id="rId28" Type="http://schemas.microsoft.com/office/2011/relationships/people" Target="people.xml"/><Relationship Id="rId10" Type="http://schemas.microsoft.com/office/2016/09/relationships/commentsIds" Target="commentsIds.xml"/><Relationship Id="rId19" Type="http://schemas.openxmlformats.org/officeDocument/2006/relationships/hyperlink" Target="https://doi.org/10.1073/pnas.2002713117" TargetMode="Externa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hyperlink" Target="https://doi.org/10.5067/MODIS/MCD12Q2.006"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140</TotalTime>
  <Pages>21</Pages>
  <Words>7629</Words>
  <Characters>43487</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51014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Dow, Cameron David</cp:lastModifiedBy>
  <cp:revision>6</cp:revision>
  <dcterms:created xsi:type="dcterms:W3CDTF">2021-11-16T18:03:00Z</dcterms:created>
  <dcterms:modified xsi:type="dcterms:W3CDTF">2021-11-18T01:54:00Z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