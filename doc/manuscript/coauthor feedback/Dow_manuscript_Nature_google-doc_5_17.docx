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1"/>
          <w:u w:val="single"/>
        </w:rPr>
      </w:pPr>
      <w:r w:rsidDel="00000000" w:rsidR="00000000" w:rsidRPr="00000000">
        <w:rPr>
          <w:rFonts w:ascii="Calibri" w:cs="Calibri" w:eastAsia="Calibri" w:hAnsi="Calibri"/>
          <w:b w:val="1"/>
          <w:rtl w:val="0"/>
        </w:rPr>
        <w:t xml:space="preserve">IMPORTANT: we’re writing this in R Markdown on GitHub (https://github.com/EcoClimLab/growth_phenology), and the master lives there, so </w:t>
      </w:r>
      <w:r w:rsidDel="00000000" w:rsidR="00000000" w:rsidRPr="00000000">
        <w:rPr>
          <w:rFonts w:ascii="Calibri" w:cs="Calibri" w:eastAsia="Calibri" w:hAnsi="Calibri"/>
          <w:b w:val="1"/>
          <w:u w:val="single"/>
          <w:rtl w:val="0"/>
        </w:rPr>
        <w:t xml:space="preserve">be sure to make all changes in suggestion mode (otherwise we won’t capture them).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If you have a GitHub account and need access to the repo (</w:t>
      </w:r>
      <w:hyperlink r:id="rId9">
        <w:r w:rsidDel="00000000" w:rsidR="00000000" w:rsidRPr="00000000">
          <w:rPr>
            <w:rFonts w:ascii="Calibri" w:cs="Calibri" w:eastAsia="Calibri" w:hAnsi="Calibri"/>
            <w:b w:val="1"/>
            <w:color w:val="1155cc"/>
            <w:rtl w:val="0"/>
          </w:rPr>
          <w:t xml:space="preserve">https://github.com/EcoClimLab/growth_phenology</w:t>
        </w:r>
      </w:hyperlink>
      <w:r w:rsidDel="00000000" w:rsidR="00000000" w:rsidRPr="00000000">
        <w:rPr>
          <w:rFonts w:ascii="Calibri" w:cs="Calibri" w:eastAsia="Calibri" w:hAnsi="Calibri"/>
          <w:b w:val="1"/>
          <w:rtl w:val="0"/>
        </w:rPr>
        <w:t xml:space="preserve">), please let me know. You’re more than welcome to open or comment on issues there (some hyperlinked in the text). </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Please focus on the content/ methods/ organization. We’re not yet at the word-smithing stage.</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Title: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Warmer spring temperatures in temperate deciduous forests advance the timing of tree growth but have little effect on annual woody productivity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/annual increments</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Authors:</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Cameron Dow</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Albert Y. Kim</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1,2</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Loïc D’Orangeville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3,4</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Erika B. Gonzalez-Akre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Ryan Helcoski</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Valentine Herrmann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Grant Harley</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5</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Justin </w:t>
      </w:r>
      <w:sdt>
        <w:sdtPr>
          <w:tag w:val="goog_rdk_0"/>
        </w:sdtPr>
        <w:sdtContent>
          <w:ins w:author="Justin Maxwell" w:id="0" w:date="2021-05-15T18:36:08Z">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 </w:t>
            </w:r>
          </w:ins>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Maxwell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6</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sdt>
        <w:sdtPr>
          <w:tag w:val="goog_rdk_1"/>
        </w:sdtPr>
        <w:sdtContent>
          <w:commentRangeStart w:id="0"/>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Ian McG</w:t>
      </w:r>
      <w:commentRangeEnd w:id="0"/>
      <w:r w:rsidDel="00000000" w:rsidR="00000000" w:rsidRPr="00000000">
        <w:commentReference w:id="0"/>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regor</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1,7</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William McShea</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Sean McMahon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8,10</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David A. Orwig</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3</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Neil Pederson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3</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Alan </w:t>
      </w:r>
      <w:sdt>
        <w:sdtPr>
          <w:tag w:val="goog_rdk_2"/>
        </w:sdtPr>
        <w:sdtContent>
          <w:ins w:author="Alan Tepley" w:id="1" w:date="2021-05-14T22:42:38Z">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J. </w:t>
            </w:r>
          </w:ins>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Tepley</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1,9</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Kristina J. Anderson-Teixeira</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1,10</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Author Affiliations:</w:t>
      </w:r>
      <w:r w:rsidDel="00000000" w:rsidR="00000000" w:rsidRPr="00000000">
        <w:rPr>
          <w:rtl w:val="0"/>
        </w:rPr>
      </w:r>
    </w:p>
    <w:p w:rsidR="00000000" w:rsidDel="00000000" w:rsidP="00000000" w:rsidRDefault="00000000" w:rsidRPr="00000000" w14:paraId="00000019">
      <w:pPr>
        <w:numPr>
          <w:ilvl w:val="0"/>
          <w:numId w:val="1"/>
        </w:numPr>
        <w:ind w:left="720" w:hanging="480"/>
        <w:rPr/>
      </w:pPr>
      <w:r w:rsidDel="00000000" w:rsidR="00000000" w:rsidRPr="00000000">
        <w:rPr>
          <w:rtl w:val="0"/>
        </w:rPr>
        <w:t xml:space="preserve">Conservation Ecology Center; Smithsonian Conservation Biology Institute; Front Royal, VA 22630, USA</w:t>
      </w:r>
    </w:p>
    <w:p w:rsidR="00000000" w:rsidDel="00000000" w:rsidP="00000000" w:rsidRDefault="00000000" w:rsidRPr="00000000" w14:paraId="0000001A">
      <w:pPr>
        <w:numPr>
          <w:ilvl w:val="0"/>
          <w:numId w:val="1"/>
        </w:numPr>
        <w:ind w:left="720" w:hanging="480"/>
        <w:rPr/>
      </w:pPr>
      <w:r w:rsidDel="00000000" w:rsidR="00000000" w:rsidRPr="00000000">
        <w:rPr>
          <w:rtl w:val="0"/>
        </w:rPr>
        <w:t xml:space="preserve">Statistical &amp; Data Sciences; Smith College; Northampton, MA 01063, USA</w:t>
      </w:r>
    </w:p>
    <w:p w:rsidR="00000000" w:rsidDel="00000000" w:rsidP="00000000" w:rsidRDefault="00000000" w:rsidRPr="00000000" w14:paraId="0000001B">
      <w:pPr>
        <w:numPr>
          <w:ilvl w:val="0"/>
          <w:numId w:val="1"/>
        </w:numPr>
        <w:ind w:left="720" w:hanging="480"/>
        <w:rPr/>
      </w:pPr>
      <w:r w:rsidDel="00000000" w:rsidR="00000000" w:rsidRPr="00000000">
        <w:rPr>
          <w:rtl w:val="0"/>
        </w:rPr>
        <w:t xml:space="preserve">Harvard Forest, Petersham, MA 01366, USA</w:t>
      </w:r>
    </w:p>
    <w:p w:rsidR="00000000" w:rsidDel="00000000" w:rsidP="00000000" w:rsidRDefault="00000000" w:rsidRPr="00000000" w14:paraId="0000001C">
      <w:pPr>
        <w:numPr>
          <w:ilvl w:val="0"/>
          <w:numId w:val="1"/>
        </w:numPr>
        <w:ind w:left="720" w:hanging="480"/>
        <w:rPr/>
      </w:pPr>
      <w:r w:rsidDel="00000000" w:rsidR="00000000" w:rsidRPr="00000000">
        <w:rPr>
          <w:rtl w:val="0"/>
        </w:rPr>
        <w:t xml:space="preserve">Faculty of Forestry and Environmental Management, University of New Brunswick, Fredericton, NB, E3B 5A3, Canada.</w:t>
      </w:r>
    </w:p>
    <w:p w:rsidR="00000000" w:rsidDel="00000000" w:rsidP="00000000" w:rsidRDefault="00000000" w:rsidRPr="00000000" w14:paraId="0000001D">
      <w:pPr>
        <w:numPr>
          <w:ilvl w:val="0"/>
          <w:numId w:val="1"/>
        </w:numPr>
        <w:ind w:left="720" w:hanging="480"/>
        <w:rPr/>
      </w:pPr>
      <w:r w:rsidDel="00000000" w:rsidR="00000000" w:rsidRPr="00000000">
        <w:rPr>
          <w:rtl w:val="0"/>
        </w:rPr>
        <w:t xml:space="preserve">Department of Geography &amp; Geological Sciences, University of Idaho, ID, USA</w:t>
      </w:r>
    </w:p>
    <w:p w:rsidR="00000000" w:rsidDel="00000000" w:rsidP="00000000" w:rsidRDefault="00000000" w:rsidRPr="00000000" w14:paraId="0000001E">
      <w:pPr>
        <w:numPr>
          <w:ilvl w:val="0"/>
          <w:numId w:val="1"/>
        </w:numPr>
        <w:ind w:left="720" w:hanging="480"/>
        <w:rPr/>
      </w:pPr>
      <w:r w:rsidDel="00000000" w:rsidR="00000000" w:rsidRPr="00000000">
        <w:rPr>
          <w:rtl w:val="0"/>
        </w:rPr>
        <w:t xml:space="preserve">Department of Geography, Indiana University, Bloomington, I</w:t>
      </w:r>
      <w:sdt>
        <w:sdtPr>
          <w:tag w:val="goog_rdk_3"/>
        </w:sdtPr>
        <w:sdtContent>
          <w:ins w:author="Justin Maxwell" w:id="2" w:date="2021-05-15T18:36:45Z">
            <w:r w:rsidDel="00000000" w:rsidR="00000000" w:rsidRPr="00000000">
              <w:rPr>
                <w:rtl w:val="0"/>
              </w:rPr>
              <w:t xml:space="preserve">N</w:t>
            </w:r>
          </w:ins>
        </w:sdtContent>
      </w:sdt>
      <w:sdt>
        <w:sdtPr>
          <w:tag w:val="goog_rdk_4"/>
        </w:sdtPr>
        <w:sdtContent>
          <w:del w:author="Justin Maxwell" w:id="2" w:date="2021-05-15T18:36:45Z">
            <w:r w:rsidDel="00000000" w:rsidR="00000000" w:rsidRPr="00000000">
              <w:rPr>
                <w:rtl w:val="0"/>
              </w:rPr>
              <w:delText xml:space="preserve">ndiana</w:delText>
            </w:r>
          </w:del>
        </w:sdtContent>
      </w:sdt>
      <w:r w:rsidDel="00000000" w:rsidR="00000000" w:rsidRPr="00000000">
        <w:rPr>
          <w:rtl w:val="0"/>
        </w:rPr>
        <w:t xml:space="preserve">, </w:t>
      </w:r>
      <w:sdt>
        <w:sdtPr>
          <w:tag w:val="goog_rdk_5"/>
        </w:sdtPr>
        <w:sdtContent>
          <w:ins w:author="Justin Maxwell" w:id="3" w:date="2021-05-15T18:36:34Z">
            <w:r w:rsidDel="00000000" w:rsidR="00000000" w:rsidRPr="00000000">
              <w:rPr>
                <w:rtl w:val="0"/>
              </w:rPr>
              <w:t xml:space="preserve">47405, </w:t>
            </w:r>
          </w:ins>
        </w:sdtContent>
      </w:sdt>
      <w:r w:rsidDel="00000000" w:rsidR="00000000" w:rsidRPr="00000000">
        <w:rPr>
          <w:rtl w:val="0"/>
        </w:rPr>
        <w:t xml:space="preserve">USA</w:t>
      </w:r>
    </w:p>
    <w:p w:rsidR="00000000" w:rsidDel="00000000" w:rsidP="00000000" w:rsidRDefault="00000000" w:rsidRPr="00000000" w14:paraId="0000001F">
      <w:pPr>
        <w:numPr>
          <w:ilvl w:val="0"/>
          <w:numId w:val="1"/>
        </w:numPr>
        <w:ind w:left="720" w:hanging="480"/>
        <w:rPr/>
      </w:pPr>
      <w:r w:rsidDel="00000000" w:rsidR="00000000" w:rsidRPr="00000000">
        <w:rPr>
          <w:rtl w:val="0"/>
        </w:rPr>
        <w:t xml:space="preserve">Center for Geospatial Analytics; North Carolina State University; Raleigh, NC 27607, USA</w:t>
      </w:r>
    </w:p>
    <w:p w:rsidR="00000000" w:rsidDel="00000000" w:rsidP="00000000" w:rsidRDefault="00000000" w:rsidRPr="00000000" w14:paraId="00000020">
      <w:pPr>
        <w:numPr>
          <w:ilvl w:val="0"/>
          <w:numId w:val="1"/>
        </w:numPr>
        <w:ind w:left="720" w:hanging="480"/>
        <w:rPr/>
      </w:pPr>
      <w:r w:rsidDel="00000000" w:rsidR="00000000" w:rsidRPr="00000000">
        <w:rPr>
          <w:rtl w:val="0"/>
        </w:rPr>
        <w:t xml:space="preserve">Smithsonian Environmental Research Center, Edgewater, MD, USA</w:t>
      </w:r>
    </w:p>
    <w:p w:rsidR="00000000" w:rsidDel="00000000" w:rsidP="00000000" w:rsidRDefault="00000000" w:rsidRPr="00000000" w14:paraId="00000021">
      <w:pPr>
        <w:numPr>
          <w:ilvl w:val="0"/>
          <w:numId w:val="1"/>
        </w:numPr>
        <w:ind w:left="720" w:hanging="480"/>
        <w:rPr/>
      </w:pPr>
      <w:r w:rsidDel="00000000" w:rsidR="00000000" w:rsidRPr="00000000">
        <w:rPr>
          <w:rtl w:val="0"/>
        </w:rPr>
        <w:t xml:space="preserve">Canadian Forest Service, Northern Forestry Centre, Edmonton, Alberta, Canada</w:t>
      </w:r>
    </w:p>
    <w:p w:rsidR="00000000" w:rsidDel="00000000" w:rsidP="00000000" w:rsidRDefault="00000000" w:rsidRPr="00000000" w14:paraId="00000022">
      <w:pPr>
        <w:numPr>
          <w:ilvl w:val="0"/>
          <w:numId w:val="1"/>
        </w:numPr>
        <w:ind w:left="720" w:hanging="480"/>
        <w:rPr/>
      </w:pPr>
      <w:r w:rsidDel="00000000" w:rsidR="00000000" w:rsidRPr="00000000">
        <w:rPr>
          <w:rtl w:val="0"/>
        </w:rPr>
        <w:t xml:space="preserve">Forest Global Earth Observatory; Smithsonian Tropical Research Institute; Panama, Republic of Panama</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*corresponding author: </w:t>
      </w:r>
      <w:hyperlink r:id="rId10">
        <w:r w:rsidDel="00000000" w:rsidR="00000000" w:rsidRPr="00000000">
          <w:rPr>
            <w:rFonts w:ascii="Palatino Linotype" w:cs="Palatino Linotype" w:eastAsia="Palatino Linotype" w:hAnsi="Palatino Linotype"/>
            <w:b w:val="0"/>
            <w:i w:val="0"/>
            <w:smallCaps w:val="0"/>
            <w:strike w:val="0"/>
            <w:color w:val="4f81bd"/>
            <w:sz w:val="22"/>
            <w:szCs w:val="22"/>
            <w:u w:val="none"/>
            <w:shd w:fill="auto" w:val="clear"/>
            <w:vertAlign w:val="baseline"/>
            <w:rtl w:val="0"/>
          </w:rPr>
          <w:t xml:space="preserve">teixeirak@si.edu</w:t>
        </w:r>
      </w:hyperlink>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+1 540 635 6546</w:t>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r w:rsidDel="00000000" w:rsidR="00000000" w:rsidRPr="00000000">
        <w:rPr>
          <w:rtl w:val="0"/>
        </w:rPr>
      </w:r>
    </w:p>
    <w:bookmarkStart w:colFirst="0" w:colLast="0" w:name="bookmark=id.gjdgxs" w:id="0"/>
    <w:bookmarkEnd w:id="0"/>
    <w:p w:rsidR="00000000" w:rsidDel="00000000" w:rsidP="00000000" w:rsidRDefault="00000000" w:rsidRPr="00000000" w14:paraId="00000026">
      <w:pPr>
        <w:pStyle w:val="Heading1"/>
        <w:rPr/>
      </w:pPr>
      <w:r w:rsidDel="00000000" w:rsidR="00000000" w:rsidRPr="00000000">
        <w:rPr>
          <w:rtl w:val="0"/>
        </w:rPr>
        <w:t xml:space="preserve">1</w:t>
        <w:tab/>
        <w:t xml:space="preserve">(Summary paragraph)</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word limit 200 - this is currently way too long.</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sdt>
        <w:sdtPr>
          <w:tag w:val="goog_rdk_6"/>
        </w:sdtPr>
        <w:sdtContent>
          <w:commentRangeStart w:id="1"/>
        </w:sdtContent>
      </w:sdt>
      <w:sdt>
        <w:sdtPr>
          <w:tag w:val="goog_rdk_7"/>
        </w:sdtPr>
        <w:sdtContent>
          <w:commentRangeStart w:id="2"/>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As</w:t>
      </w:r>
      <w:commentRangeEnd w:id="2"/>
      <w:r w:rsidDel="00000000" w:rsidR="00000000" w:rsidRPr="00000000">
        <w:commentReference w:id="2"/>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climate changes, warmer spring temperatures are causing earlier leaf-out</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commencement of net carbon dioxide (CO</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b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sequestration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in temperate deciduous forests, resulting in a tendency towards increased growing season length</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1,3–5</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annual CO</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b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sequestration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2,6–10</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However, less is known about how spring temperatures affect tree stem growth, which consumes only a modest portion of the carbon fixed annually</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but sequesters that carbon in wood that has a long residence time in the ecosystem</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12,13</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or as wood products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14</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Here, we show that in two temperate deciduous forests, warmer maximum spring temperatures consistently shifted woody growth milestones earlier but had mixed, weak effects on peak growing season length, maximum daily growth rates, and annual growth.</w:t>
      </w:r>
      <w:commentRangeEnd w:id="1"/>
      <w:r w:rsidDel="00000000" w:rsidR="00000000" w:rsidRPr="00000000">
        <w:commentReference w:id="1"/>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latter finding is confirmed on the centennial scale by 207 tree-ring chronologies from 114 forests across eastern North America, which show that annual growth is by far more sensitive to temperatures during the peak growing season than in the spring. These findings align with findings that annual CO</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b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sequestration is more strongly linked to conditions in the peak growing season than to growing season length</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10</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with observations that warm springs result in earlier leaf senescence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15,16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with evidence that forest CO</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b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sequestration is sink-limited</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They contrast, however, with the expectation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in most models</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superscript"/>
          <w:rtl w:val="0"/>
        </w:rPr>
        <w:t xml:space="preserve">16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that an earlier start to growing season would significantly increase the rate of biomass accumulation and thereby enhance the CO</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b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sink of temperate deciduous forests. Rather, our findings imply that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the extra CO</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subscript"/>
          <w:rtl w:val="0"/>
        </w:rPr>
        <w:t xml:space="preserve">2</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sequestered in years with warmer springs</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superscript"/>
          <w:rtl w:val="0"/>
        </w:rPr>
        <w:t xml:space="preserve">6–8</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is not allocated to the long-lived woody biomass C pool and is therefore unlikely to have a lasting impact on the forest C balance.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Thus, warming spring temperatures are unlikely to increase the woody productivity or strengthen the carbon sink of temperate deciduous forests.</w:t>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The introduction and summary paragraph need work, and removal of overlap. Organizational/content suggestions are welcome, but we’re not at the stage of word-smithing.</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sdt>
        <w:sdtPr>
          <w:tag w:val="goog_rdk_8"/>
        </w:sdtPr>
        <w:sdtContent>
          <w:commentRangeStart w:id="3"/>
        </w:sdtContent>
      </w:sdt>
      <w:r w:rsidDel="00000000" w:rsidR="00000000" w:rsidRPr="00000000">
        <w:rPr>
          <w:rFonts w:ascii="Palatino Linotype" w:cs="Palatino Linotype" w:eastAsia="Palatino Linotype" w:hAnsi="Palatino Linotype"/>
          <w:b w:val="1"/>
          <w:i w:val="1"/>
          <w:smallCaps w:val="0"/>
          <w:strike w:val="0"/>
          <w:color w:val="000000"/>
          <w:sz w:val="22"/>
          <w:szCs w:val="22"/>
          <w:u w:val="none"/>
          <w:shd w:fill="auto" w:val="clear"/>
          <w:vertAlign w:val="baseline"/>
          <w:rtl w:val="0"/>
        </w:rPr>
        <w:t xml:space="preserve">(DROP THIS FIRST PARAGRAPH?)</w:t>
      </w:r>
      <w:commentRangeEnd w:id="3"/>
      <w:r w:rsidDel="00000000" w:rsidR="00000000" w:rsidRPr="00000000">
        <w:commentReference w:id="3"/>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As Earth’s atmospheric CO</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b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concentrations and temperatures increase, the responses and feedbacks of forests will play an important yet uncertain role in influencing atmospheric CO</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b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climate change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17,18</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Temperate deciduous forests, including those in eastern North America,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(have been net carbon sinks over the past several decades)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[Discuss this sink, mechanisms, uncertainties, ending with the point that one meaningful uncertainty is how the C sink will respond to warming springs]</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In recent decades, warming temperatures have resulted in widespread phenological changes indicative of earlier arrival of spring</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20</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sometimes </w:t>
      </w:r>
      <w:sdt>
        <w:sdtPr>
          <w:tag w:val="goog_rdk_9"/>
        </w:sdtPr>
        <w:sdtContent>
          <w:commentRangeStart w:id="4"/>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later autumn senesence</w:t>
      </w:r>
      <w:commentRangeEnd w:id="4"/>
      <w:r w:rsidDel="00000000" w:rsidR="00000000" w:rsidRPr="00000000">
        <w:commentReference w:id="4"/>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In temperate deciduous forests, spring leaf-out has been occurring earlier</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as has the beginning of the annual period of net CO</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b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sequestration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Warmer spring temperatures and earlier leaf-out are also linked to earlier leaf senescence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15,21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apparently because of sink-limitation to CO</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b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sequestration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However, warmer summer and autumn temperatures can delay leaf senescence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1,5,7,8,15,22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as a result warming may advance or delay autumn senescence [REFS]. The net result is that spring warming generally results in an increased growing season length, measured as the period over which trees have leaves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1,1,3–5</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the ecosystem is a net CO</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b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sink[REFS]. The expectation, is that as growing season length increases, net annual carbon sequestered will increase as well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i,e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net ecosystem exchange,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NEE</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2,9,10,23</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w:t>
      </w:r>
      <w:hyperlink r:id="rId11">
        <w:r w:rsidDel="00000000" w:rsidR="00000000" w:rsidRPr="00000000">
          <w:rPr>
            <w:rFonts w:ascii="Palatino Linotype" w:cs="Palatino Linotype" w:eastAsia="Palatino Linotype" w:hAnsi="Palatino Linotype"/>
            <w:b w:val="0"/>
            <w:i w:val="0"/>
            <w:smallCaps w:val="0"/>
            <w:strike w:val="0"/>
            <w:color w:val="4f81bd"/>
            <w:sz w:val="22"/>
            <w:szCs w:val="22"/>
            <w:u w:val="none"/>
            <w:shd w:fill="auto" w:val="clear"/>
            <w:vertAlign w:val="baseline"/>
            <w:rtl w:val="0"/>
          </w:rPr>
          <w:t xml:space="preserve">this expectation is represented in models</w:t>
        </w:r>
      </w:hyperlink>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However, recent evidence that leaf senescence is induced when the seasonal carbon-sink capacities of trees are reached suggests that warmer spring temperatures and earlier leaf-out could advance autumn senescence and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will not necessarily lead to drastically increased C seq</w:t>
      </w:r>
      <w:sdt>
        <w:sdtPr>
          <w:tag w:val="goog_rdk_10"/>
        </w:sdtPr>
        <w:sdtContent>
          <w:commentRangeStart w:id="5"/>
        </w:sdtContent>
      </w:sdt>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uestration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We know very little about how the </w:t>
      </w:r>
      <w:sdt>
        <w:sdtPr>
          <w:tag w:val="goog_rdk_11"/>
        </w:sdtPr>
        <w:sdtContent>
          <w:commentRangeStart w:id="6"/>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longest-lived</w:t>
      </w:r>
      <w:commentRangeEnd w:id="6"/>
      <w:r w:rsidDel="00000000" w:rsidR="00000000" w:rsidRPr="00000000">
        <w:commentReference w:id="6"/>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component of fixed carbon, the woody growth of trees, is responding to warming spring temperatures. In fact, we know little about the stem-growth phenology of temperate deciduous species, with multi-year records of growth phenology having been published for only one site.</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superscript"/>
          <w:rtl w:val="0"/>
        </w:rPr>
        <w:t xml:space="preserve">doranngeville_radial_inreview?</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w:t>
      </w:r>
      <w:sdt>
        <w:sdtPr>
          <w:tag w:val="goog_rdk_12"/>
        </w:sdtPr>
        <w:sdtContent>
          <w:commentRangeStart w:id="7"/>
        </w:sdtContent>
      </w:sdt>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We need to make sure we’re not missing anything</w:t>
      </w:r>
      <w:commentRangeEnd w:id="7"/>
      <w:r w:rsidDel="00000000" w:rsidR="00000000" w:rsidRPr="00000000">
        <w:commentReference w:id="7"/>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Tree-ring records, which can be used to examine correlations of annual growth to monthly temperatures </w:t>
      </w:r>
      <w:sdt>
        <w:sdtPr>
          <w:tag w:val="goog_rdk_13"/>
        </w:sdtPr>
        <w:sdtContent>
          <w:commentRangeStart w:id="8"/>
        </w:sdtContent>
      </w:sdt>
      <w:sdt>
        <w:sdtPr>
          <w:tag w:val="goog_rdk_14"/>
        </w:sdtPr>
        <w:sdtContent>
          <w:commentRangeStart w:id="9"/>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but not to understand growth phenology</w:t>
      </w:r>
      <w:commentRangeEnd w:id="8"/>
      <w:r w:rsidDel="00000000" w:rsidR="00000000" w:rsidRPr="00000000">
        <w:commentReference w:id="8"/>
      </w:r>
      <w:commentRangeEnd w:id="9"/>
      <w:r w:rsidDel="00000000" w:rsidR="00000000" w:rsidRPr="00000000">
        <w:commentReference w:id="9"/>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reveal that growth of temperate deciduous trees tends to be most sensitive to summer temperatures (</w:t>
      </w:r>
      <w:sdt>
        <w:sdtPr>
          <w:tag w:val="goog_rdk_15"/>
        </w:sdtPr>
        <w:sdtContent>
          <w:commentRangeStart w:id="10"/>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REFS</w:t>
      </w:r>
      <w:commentRangeEnd w:id="10"/>
      <w:r w:rsidDel="00000000" w:rsidR="00000000" w:rsidRPr="00000000">
        <w:commentReference w:id="10"/>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with some hints that warmer springs may have a modest positive effect on growth (e.g., Refs.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24</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[MORE]). Thus, tree-ring records do not necessarily </w:t>
      </w:r>
      <w:sdt>
        <w:sdtPr>
          <w:tag w:val="goog_rdk_16"/>
        </w:sdtPr>
        <w:sdtContent>
          <w:ins w:author="Alan Tepley" w:id="4" w:date="2021-05-14T23:40:14Z">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support the suggestion </w:t>
            </w:r>
          </w:ins>
        </w:sdtContent>
      </w:sdt>
      <w:sdt>
        <w:sdtPr>
          <w:tag w:val="goog_rdk_17"/>
        </w:sdtPr>
        <w:sdtContent>
          <w:del w:author="Alan Tepley" w:id="4" w:date="2021-05-14T23:40:14Z">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delText xml:space="preserve">corroborate findings </w:delText>
            </w:r>
          </w:del>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that warming spring temperatures </w:t>
      </w:r>
      <w:sdt>
        <w:sdtPr>
          <w:tag w:val="goog_rdk_18"/>
        </w:sdtPr>
        <w:sdtContent>
          <w:ins w:author="Alan Tepley" w:id="5" w:date="2021-05-14T23:41:28Z">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ould </w:t>
            </w:r>
          </w:ins>
        </w:sdtContent>
      </w:sdt>
      <w:sdt>
        <w:sdtPr>
          <w:tag w:val="goog_rdk_19"/>
        </w:sdtPr>
        <w:sdtContent>
          <w:del w:author="Alan Tepley" w:id="5" w:date="2021-05-14T23:41:28Z">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delText xml:space="preserve">lengthen the growing season and </w:delText>
            </w:r>
          </w:del>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increase annual CO</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b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sequestration. Characterizing phenological responses of stem growth to warming spring temperatures is critical to bridging this conceptual disconnect and und</w:t>
      </w:r>
      <w:sdt>
        <w:sdtPr>
          <w:tag w:val="goog_rdk_20"/>
        </w:sdtPr>
        <w:sdtContent>
          <w:commentRangeStart w:id="11"/>
        </w:sdtContent>
      </w:sdt>
      <w:sdt>
        <w:sdtPr>
          <w:tag w:val="goog_rdk_21"/>
        </w:sdtPr>
        <w:sdtContent>
          <w:commentRangeStart w:id="12"/>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erstanding how forest biomass growth is likely to change as the climate warms.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Her</w:t>
      </w:r>
      <w:commentRangeEnd w:id="11"/>
      <w:r w:rsidDel="00000000" w:rsidR="00000000" w:rsidRPr="00000000">
        <w:commentReference w:id="11"/>
      </w:r>
      <w:commentRangeEnd w:id="12"/>
      <w:r w:rsidDel="00000000" w:rsidR="00000000" w:rsidRPr="00000000">
        <w:commentReference w:id="12"/>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e, we characterize how early spring temperatures affect stem growth phenology, growth rates, and annual growth of temperate deciduous trees in t</w:t>
      </w:r>
      <w:sdt>
        <w:sdtPr>
          <w:tag w:val="goog_rdk_22"/>
        </w:sdtPr>
        <w:sdtContent>
          <w:commentRangeStart w:id="13"/>
        </w:sdtContent>
      </w:sdt>
      <w:sdt>
        <w:sdtPr>
          <w:tag w:val="goog_rdk_23"/>
        </w:sdtPr>
        <w:sdtContent>
          <w:commentRangeStart w:id="14"/>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wo forests and annual growth across forests spanning eastern North America.</w:t>
      </w:r>
    </w:p>
    <w:bookmarkStart w:colFirst="0" w:colLast="0" w:name="bookmark=id.30j0zll" w:id="1"/>
    <w:bookmarkEnd w:id="1"/>
    <w:p w:rsidR="00000000" w:rsidDel="00000000" w:rsidP="00000000" w:rsidRDefault="00000000" w:rsidRPr="00000000" w14:paraId="0000002F">
      <w:pPr>
        <w:pStyle w:val="Heading2"/>
        <w:rPr/>
      </w:pPr>
      <w:r w:rsidDel="00000000" w:rsidR="00000000" w:rsidRPr="00000000">
        <w:rPr>
          <w:rtl w:val="0"/>
        </w:rPr>
        <w:t xml:space="preserve">Den</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t xml:space="preserve">drometer band analysis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First, using dendrometer band measurements taken throughout the growing season at the Smithsonian Conservation Biology Institute (SCBI; Virginia; n =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146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trees over 10 years) and Harvard Forest (Massachusetts; n =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755</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trees over six years), we fit a growth model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25</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to determine the days of year where 25, 50, and 75% annual growth was achieved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25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50</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75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peak growing season length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L</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pgs</m:t>
            </m:r>
          </m:sub>
        </m:s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75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25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maximum growth rates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g</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the DOY on which they occurred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g</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total annual growth (</w:t>
      </w:r>
      <m:oMath>
        <m:r>
          <m:t>Δ</m:t>
        </m:r>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DBH</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Fig. 1). This analysis was performed separately for ring- and diffuse-porous species, which differ in growth phenology</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superscript"/>
          <w:rtl w:val="0"/>
        </w:rPr>
        <w:t xml:space="preserve">doranngeville_radial_inreview?</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set in the context of leaf phenology at these sites.</w:t>
      </w:r>
    </w:p>
    <w:p w:rsidR="00000000" w:rsidDel="00000000" w:rsidP="00000000" w:rsidRDefault="00000000" w:rsidRPr="00000000" w14:paraId="0000003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Pr>
        <w:drawing>
          <wp:inline distB="0" distT="0" distL="114300" distR="114300">
            <wp:extent cx="5943600" cy="6696234"/>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id="10" name="image4.png"/>
            <a:graphic>
              <a:graphicData uri="http://schemas.openxmlformats.org/drawingml/2006/picture">
                <pic:pic>
                  <pic:nvPicPr>
                    <pic:cNv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id="0" name="image4.png"/>
                    <pic:cNvPicPr preferRelativeResize="0"/>
                  </pic:nvPicPr>
                  <pic:blipFill>
                    <a:blip r:embed="rId12"/>
                    <a:srcRect b="0" l="0" r="0" t="0"/>
                    <a:stretch>
                      <a:fillRect/>
                    </a:stretch>
                  </pic:blipFill>
                  <pic:spPr>
                    <a:xfrm>
                      <a:off x="0" y="0"/>
                      <a:ext cx="5943600" cy="669623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b w:val="0"/>
          <w:i w:val="1"/>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1"/>
          <w:i w:val="1"/>
          <w:smallCaps w:val="0"/>
          <w:strike w:val="0"/>
          <w:color w:val="000000"/>
          <w:sz w:val="22"/>
          <w:szCs w:val="22"/>
          <w:u w:val="none"/>
          <w:shd w:fill="auto" w:val="clear"/>
          <w:vertAlign w:val="baseline"/>
          <w:rtl w:val="0"/>
        </w:rPr>
        <w:t xml:space="preserve">Figure 1 | Summary of tree growth changes under warmer spring temperatures.</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(a) Schematic illustrating paramete</w:t>
      </w:r>
      <w:sdt>
        <w:sdtPr>
          <w:tag w:val="goog_rdk_24"/>
        </w:sdtPr>
        <w:sdtContent>
          <w:commentRangeStart w:id="15"/>
        </w:sdtContent>
      </w:sdt>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rs of in</w:t>
      </w:r>
      <w:commentRangeEnd w:id="15"/>
      <w:r w:rsidDel="00000000" w:rsidR="00000000" w:rsidRPr="00000000">
        <w:commentReference w:id="15"/>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terest and summ</w:t>
      </w:r>
      <w:sdt>
        <w:sdtPr>
          <w:tag w:val="goog_rdk_25"/>
        </w:sdtPr>
        <w:sdtContent>
          <w:commentRangeStart w:id="16"/>
        </w:sdtContent>
      </w:sdt>
      <w:sdt>
        <w:sdtPr>
          <w:tag w:val="goog_rdk_26"/>
        </w:sdtPr>
        <w:sdtContent>
          <w:commentRangeStart w:id="17"/>
        </w:sdtContent>
      </w:sdt>
      <w:sdt>
        <w:sdtPr>
          <w:tag w:val="goog_rdk_27"/>
        </w:sdtPr>
        <w:sdtContent>
          <w:commentRangeStart w:id="18"/>
        </w:sdtContent>
      </w:sdt>
      <w:sdt>
        <w:sdtPr>
          <w:tag w:val="goog_rdk_28"/>
        </w:sdtPr>
        <w:sdtContent>
          <w:commentRangeStart w:id="19"/>
        </w:sdtContent>
      </w:sdt>
      <w:sdt>
        <w:sdtPr>
          <w:tag w:val="goog_rdk_29"/>
        </w:sdtPr>
        <w:sdtContent>
          <w:commentRangeStart w:id="20"/>
        </w:sdtContent>
      </w:sdt>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arizing ho</w:t>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w each responds to warmer maximum temperatures during a ‘critical temperature window’, defined as that with the strongest control over </w:t>
      </w:r>
      <m:oMath>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1"/>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25</m:t>
            </m:r>
          </m:sub>
        </m:sSub>
      </m:oMath>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Both leaf phenology and stem growth milestones occurred earlier at SCBI than at Harvard Forest, with stem growth milestones achieved on average 6-10 days earlier at SCBI (Fig. 2, Extended Data Table 2). Consistent with the results of Ref</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superscript"/>
          <w:rtl w:val="0"/>
        </w:rPr>
        <w:t xml:space="preserve">doranngeville_radial_inreview?</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ring-porous species began growing earlier, reaching the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25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benchmark earlier (by 31 days at SCBI and 32 at Harvard Forest), and their growth was spread out over a longer growing season (average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L</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PGS</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21 and 19 days longer at SCBI and Harvard Forest, respectively; Fig. 2, Extended Data Figure 2, Extended Data Table 2). Growing season length was similar across sites, with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L</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PGS</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being, on average, only two days longer at SCBI for ring-porous species and less than one day longer for diffuse-porous species (Extended Data Table 2).</w:t>
      </w:r>
    </w:p>
    <w:p w:rsidR="00000000" w:rsidDel="00000000" w:rsidP="00000000" w:rsidRDefault="00000000" w:rsidRPr="00000000" w14:paraId="0000003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Pr>
        <w:drawing>
          <wp:inline distB="0" distT="0" distL="114300" distR="114300">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KAT thinks so) See GitHub Issue #50. )" id="12" name="image3.png"/>
            <a:graphic>
              <a:graphicData uri="http://schemas.openxmlformats.org/drawingml/2006/picture">
                <pic:pic>
                  <pic:nvPicPr>
                    <pic:cNv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KAT thinks so) See GitHub Issue #50. )" id="0" name="image3.png"/>
                    <pic:cNvPicPr preferRelativeResize="0"/>
                  </pic:nvPicPr>
                  <pic:blipFill>
                    <a:blip r:embed="rId13"/>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b w:val="0"/>
          <w:i w:val="1"/>
          <w:smallCaps w:val="0"/>
          <w:strike w:val="0"/>
          <w:color w:val="000000"/>
          <w:sz w:val="22"/>
          <w:szCs w:val="22"/>
          <w:u w:val="none"/>
          <w:shd w:fill="auto" w:val="clear"/>
          <w:vertAlign w:val="baseline"/>
        </w:rPr>
      </w:pPr>
      <w:sdt>
        <w:sdtPr>
          <w:tag w:val="goog_rdk_30"/>
        </w:sdtPr>
        <w:sdtContent>
          <w:commentRangeStart w:id="21"/>
        </w:sdtContent>
      </w:sdt>
      <w:r w:rsidDel="00000000" w:rsidR="00000000" w:rsidRPr="00000000">
        <w:rPr>
          <w:rFonts w:ascii="Palatino Linotype" w:cs="Palatino Linotype" w:eastAsia="Palatino Linotype" w:hAnsi="Palatino Linotype"/>
          <w:b w:val="1"/>
          <w:i w:val="1"/>
          <w:smallCaps w:val="0"/>
          <w:strike w:val="0"/>
          <w:color w:val="000000"/>
          <w:sz w:val="22"/>
          <w:szCs w:val="22"/>
          <w:u w:val="none"/>
          <w:shd w:fill="auto" w:val="clear"/>
          <w:vertAlign w:val="baseline"/>
          <w:rtl w:val="0"/>
        </w:rPr>
        <w:t xml:space="preserve">Figure</w:t>
      </w:r>
      <w:commentRangeEnd w:id="21"/>
      <w:r w:rsidDel="00000000" w:rsidR="00000000" w:rsidRPr="00000000">
        <w:commentReference w:id="21"/>
      </w:r>
      <w:r w:rsidDel="00000000" w:rsidR="00000000" w:rsidRPr="00000000">
        <w:rPr>
          <w:rFonts w:ascii="Palatino Linotype" w:cs="Palatino Linotype" w:eastAsia="Palatino Linotype" w:hAnsi="Palatino Linotype"/>
          <w:b w:val="1"/>
          <w:i w:val="1"/>
          <w:smallCaps w:val="0"/>
          <w:strike w:val="0"/>
          <w:color w:val="000000"/>
          <w:sz w:val="22"/>
          <w:szCs w:val="22"/>
          <w:u w:val="none"/>
          <w:shd w:fill="auto" w:val="clear"/>
          <w:vertAlign w:val="baseline"/>
          <w:rtl w:val="0"/>
        </w:rPr>
        <w:t xml:space="preserve"> 2 | Leaf (a,b) and stem growth (c,d) phenology at the Smithsonian Conservation Biology Institute (a,c) and Harvard Forest (b,d).</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Panels (a-b) show ecosystem-level leaf phenology, obtained from the MODIS Global Vegetation Phenology product </w:t>
      </w:r>
      <w:sdt>
        <w:sdtPr>
          <w:tag w:val="goog_rdk_31"/>
        </w:sdtPr>
        <w:sdtContent>
          <w:commentRangeStart w:id="22"/>
        </w:sdtContent>
      </w:sdt>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(200</w:t>
      </w:r>
      <w:commentRangeEnd w:id="22"/>
      <w:r w:rsidDel="00000000" w:rsidR="00000000" w:rsidRPr="00000000">
        <w:commentReference w:id="22"/>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w:t>
      </w:r>
      <m:oMath>
        <m:sSub>
          <m:sSubPr>
            <m:ctrlPr>
              <w:rPr>
                <w:rFonts w:ascii="Palatino Linotype" w:cs="Palatino Linotype" w:eastAsia="Palatino Linotype" w:hAnsi="Palatino Linotype"/>
                <w:b w:val="0"/>
                <w:i w:val="1"/>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window, then turned into a ratio and assigned a color on a gradient where the coldest year in the sample is blue and the warmest is red. (</w:t>
      </w:r>
      <w:r w:rsidDel="00000000" w:rsidR="00000000" w:rsidRPr="00000000">
        <w:rPr>
          <w:rFonts w:ascii="Palatino Linotype" w:cs="Palatino Linotype" w:eastAsia="Palatino Linotype" w:hAnsi="Palatino Linotype"/>
          <w:b w:val="1"/>
          <w:i w:val="1"/>
          <w:smallCaps w:val="0"/>
          <w:strike w:val="0"/>
          <w:color w:val="000000"/>
          <w:sz w:val="22"/>
          <w:szCs w:val="22"/>
          <w:u w:val="none"/>
          <w:shd w:fill="auto" w:val="clear"/>
          <w:vertAlign w:val="baseline"/>
          <w:rtl w:val="0"/>
        </w:rPr>
        <w:t xml:space="preserve">SHOULD WE COMBINE LEAF AND STEM PHENOLOGY ON A SINGLE PLOT WITH SEPARATE Y-AXES? (KAT thinks so)</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See </w:t>
      </w:r>
      <w:hyperlink r:id="rId14">
        <w:r w:rsidDel="00000000" w:rsidR="00000000" w:rsidRPr="00000000">
          <w:rPr>
            <w:rFonts w:ascii="Palatino Linotype" w:cs="Palatino Linotype" w:eastAsia="Palatino Linotype" w:hAnsi="Palatino Linotype"/>
            <w:b w:val="0"/>
            <w:i w:val="1"/>
            <w:smallCaps w:val="0"/>
            <w:strike w:val="0"/>
            <w:color w:val="4f81bd"/>
            <w:sz w:val="22"/>
            <w:szCs w:val="22"/>
            <w:u w:val="none"/>
            <w:shd w:fill="auto" w:val="clear"/>
            <w:vertAlign w:val="baseline"/>
            <w:rtl w:val="0"/>
          </w:rPr>
          <w:t xml:space="preserve">GitHub Issue #50</w:t>
        </w:r>
      </w:hyperlink>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Both leaf phenology and stem growth were sensiti</w:t>
      </w:r>
      <w:sdt>
        <w:sdtPr>
          <w:tag w:val="goog_rdk_32"/>
        </w:sdtPr>
        <w:sdtContent>
          <w:commentRangeStart w:id="23"/>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ve to spring temperatures (Figs. 2 -3). While the results described below were qualitatively consistent considerin</w:t>
      </w:r>
      <w:commentRangeEnd w:id="23"/>
      <w:r w:rsidDel="00000000" w:rsidR="00000000" w:rsidRPr="00000000">
        <w:commentReference w:id="23"/>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g </w:t>
      </w:r>
      <w:sdt>
        <w:sdtPr>
          <w:tag w:val="goog_rdk_33"/>
        </w:sdtPr>
        <w:sdtContent>
          <w:commentRangeStart w:id="24"/>
        </w:sdtContent>
      </w:sdt>
      <w:sdt>
        <w:sdtPr>
          <w:tag w:val="goog_rdk_34"/>
        </w:sdtPr>
        <w:sdtContent>
          <w:commentRangeStart w:id="25"/>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both maxi</w:t>
      </w:r>
      <w:commentRangeEnd w:id="24"/>
      <w:r w:rsidDel="00000000" w:rsidR="00000000" w:rsidRPr="00000000">
        <w:commentReference w:id="24"/>
      </w:r>
      <w:commentRangeEnd w:id="25"/>
      <w:r w:rsidDel="00000000" w:rsidR="00000000" w:rsidRPr="00000000">
        <w:commentReference w:id="25"/>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mum and minimum temperatures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min</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respectively) across a range of spring time windows (Extended Data Figures 3-7), we focused our analyses on the strongest relationships: responses to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over the consecutive weekly time window between Jan. 1 and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25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for which the correlation between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25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was strongest (henceforth, critical temperature window, CTW; Fig. 1). The strongest relationships, including but not limited to the CTW (Extended Data Table 2), occurred for time windows closing </w:t>
      </w:r>
      <m:oMath>
        <m:r>
          <m:t>≤</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5 weeks prior to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25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(Extended Data Figure 3).</w:t>
      </w:r>
    </w:p>
    <w:p w:rsidR="00000000" w:rsidDel="00000000" w:rsidP="00000000" w:rsidRDefault="00000000" w:rsidRPr="00000000" w14:paraId="0000003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Pr>
        <w:drawing>
          <wp:inline distB="0" distT="0" distL="114300" distR="114300">
            <wp:extent cx="5943600" cy="1519053"/>
            <wp:effectExtent b="0" l="0" r="0" t="0"/>
            <wp:docPr descr="Figure 3 | Response of the timing of stem growth phenology to spring temperatures. The days of year on which 25%, 50% and 75% of annual growth were acheived (DOY_{25}, DOY_{50}, and DOY_{75}, respectively) declinde significantly with mean T_{max} during the critical temperature window (CTW). For each CTW T_{max}, the posterior mean of the fitted day of year is represented by the solid line and 95% credible intervals are represented by bands. Relationsips for additional growth parameters (Fig. 1a) aare given in Extended Data Figure 4. (DOYrmax will be dropped. GitHub Issue 23)" id="11" name="image1.png"/>
            <a:graphic>
              <a:graphicData uri="http://schemas.openxmlformats.org/drawingml/2006/picture">
                <pic:pic>
                  <pic:nvPicPr>
                    <pic:cNvPr descr="Figure 3 | Response of the timing of stem growth phenology to spring temperatures. The days of year on which 25%, 50% and 75% of annual growth were acheived (DOY_{25}, DOY_{50}, and DOY_{75}, respectively) declinde significantly with mean T_{max} during the critical temperature window (CTW). For each CTW T_{max}, the posterior mean of the fitted day of year is represented by the solid line and 95% credible intervals are represented by bands. Relationsips for additional growth parameters (Fig. 1a) aare given in Extended Data Figure 4. (DOYrmax will be dropped. GitHub Issue 23)" id="0" name="image1.png"/>
                    <pic:cNvPicPr preferRelativeResize="0"/>
                  </pic:nvPicPr>
                  <pic:blipFill>
                    <a:blip r:embed="rId15"/>
                    <a:srcRect b="0" l="0" r="0" t="0"/>
                    <a:stretch>
                      <a:fillRect/>
                    </a:stretch>
                  </pic:blipFill>
                  <pic:spPr>
                    <a:xfrm>
                      <a:off x="0" y="0"/>
                      <a:ext cx="5943600" cy="151905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b w:val="0"/>
          <w:i w:val="1"/>
          <w:smallCaps w:val="0"/>
          <w:strike w:val="0"/>
          <w:color w:val="000000"/>
          <w:sz w:val="22"/>
          <w:szCs w:val="22"/>
          <w:u w:val="none"/>
          <w:shd w:fill="auto" w:val="clear"/>
          <w:vertAlign w:val="baseline"/>
        </w:rPr>
      </w:pPr>
      <w:sdt>
        <w:sdtPr>
          <w:tag w:val="goog_rdk_35"/>
        </w:sdtPr>
        <w:sdtContent>
          <w:commentRangeStart w:id="26"/>
        </w:sdtContent>
      </w:sdt>
      <w:r w:rsidDel="00000000" w:rsidR="00000000" w:rsidRPr="00000000">
        <w:rPr>
          <w:rFonts w:ascii="Palatino Linotype" w:cs="Palatino Linotype" w:eastAsia="Palatino Linotype" w:hAnsi="Palatino Linotype"/>
          <w:b w:val="1"/>
          <w:i w:val="1"/>
          <w:smallCaps w:val="0"/>
          <w:strike w:val="0"/>
          <w:color w:val="000000"/>
          <w:sz w:val="22"/>
          <w:szCs w:val="22"/>
          <w:u w:val="none"/>
          <w:shd w:fill="auto" w:val="clear"/>
          <w:vertAlign w:val="baseline"/>
          <w:rtl w:val="0"/>
        </w:rPr>
        <w:t xml:space="preserve">Figure 3</w:t>
      </w:r>
      <w:commentRangeEnd w:id="26"/>
      <w:r w:rsidDel="00000000" w:rsidR="00000000" w:rsidRPr="00000000">
        <w:commentReference w:id="26"/>
      </w:r>
      <w:r w:rsidDel="00000000" w:rsidR="00000000" w:rsidRPr="00000000">
        <w:rPr>
          <w:rFonts w:ascii="Palatino Linotype" w:cs="Palatino Linotype" w:eastAsia="Palatino Linotype" w:hAnsi="Palatino Linotype"/>
          <w:b w:val="1"/>
          <w:i w:val="1"/>
          <w:smallCaps w:val="0"/>
          <w:strike w:val="0"/>
          <w:color w:val="000000"/>
          <w:sz w:val="22"/>
          <w:szCs w:val="22"/>
          <w:u w:val="none"/>
          <w:shd w:fill="auto" w:val="clear"/>
          <w:vertAlign w:val="baseline"/>
          <w:rtl w:val="0"/>
        </w:rPr>
        <w:t xml:space="preserve"> | Response of the timing of stem growth phenology to spring temperatures.</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The days of year on which 25%, 50% and 75% of annual growth were acheived (</w:t>
      </w:r>
      <m:oMath>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1"/>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25</m:t>
            </m:r>
          </m:sub>
        </m:sSub>
      </m:oMath>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w:t>
      </w:r>
      <m:oMath>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1"/>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50</m:t>
            </m:r>
          </m:sub>
        </m:sSub>
      </m:oMath>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and </w:t>
      </w:r>
      <m:oMath>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1"/>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75</m:t>
            </m:r>
          </m:sub>
        </m:sSub>
      </m:oMath>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respectively) declinde significantly with mean </w:t>
      </w:r>
      <m:oMath>
        <m:sSub>
          <m:sSubPr>
            <m:ctrlPr>
              <w:rPr>
                <w:rFonts w:ascii="Palatino Linotype" w:cs="Palatino Linotype" w:eastAsia="Palatino Linotype" w:hAnsi="Palatino Linotype"/>
                <w:b w:val="0"/>
                <w:i w:val="1"/>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during the critical temperatu</w:t>
      </w:r>
      <w:sdt>
        <w:sdtPr>
          <w:tag w:val="goog_rdk_36"/>
        </w:sdtPr>
        <w:sdtContent>
          <w:commentRangeStart w:id="27"/>
        </w:sdtContent>
      </w:sdt>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r</w:t>
      </w:r>
      <w:commentRangeEnd w:id="27"/>
      <w:r w:rsidDel="00000000" w:rsidR="00000000" w:rsidRPr="00000000">
        <w:commentReference w:id="27"/>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 window (CTW). For each CTW </w:t>
      </w:r>
      <m:oMath>
        <m:sSub>
          <m:sSubPr>
            <m:ctrlPr>
              <w:rPr>
                <w:rFonts w:ascii="Palatino Linotype" w:cs="Palatino Linotype" w:eastAsia="Palatino Linotype" w:hAnsi="Palatino Linotype"/>
                <w:b w:val="0"/>
                <w:i w:val="1"/>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1"/>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the posterior mean of the fitted day of year is represented by the solid line and 95% credible intervals are represent</w:t>
      </w:r>
      <w:sdt>
        <w:sdtPr>
          <w:tag w:val="goog_rdk_37"/>
        </w:sdtPr>
        <w:sdtContent>
          <w:commentRangeStart w:id="28"/>
        </w:sdtContent>
      </w:sdt>
      <w:sdt>
        <w:sdtPr>
          <w:tag w:val="goog_rdk_38"/>
        </w:sdtPr>
        <w:sdtContent>
          <w:commentRangeStart w:id="29"/>
        </w:sdtContent>
      </w:sdt>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ed by ba</w:t>
      </w:r>
      <w:commentRangeEnd w:id="28"/>
      <w:r w:rsidDel="00000000" w:rsidR="00000000" w:rsidRPr="00000000">
        <w:commentReference w:id="28"/>
      </w:r>
      <w:commentRangeEnd w:id="29"/>
      <w:r w:rsidDel="00000000" w:rsidR="00000000" w:rsidRPr="00000000">
        <w:commentReference w:id="29"/>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nds. Relationsips for additional growth parameters </w:t>
      </w:r>
      <w:sdt>
        <w:sdtPr>
          <w:tag w:val="goog_rdk_39"/>
        </w:sdtPr>
        <w:sdtContent>
          <w:commentRangeStart w:id="30"/>
        </w:sdtContent>
      </w:sdt>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(Fig. 1a) aare</w:t>
      </w:r>
      <w:commentRangeEnd w:id="30"/>
      <w:r w:rsidDel="00000000" w:rsidR="00000000" w:rsidRPr="00000000">
        <w:commentReference w:id="30"/>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given in Extended Data Figure 4. (</w:t>
      </w:r>
      <w:r w:rsidDel="00000000" w:rsidR="00000000" w:rsidRPr="00000000">
        <w:rPr>
          <w:rFonts w:ascii="Palatino Linotype" w:cs="Palatino Linotype" w:eastAsia="Palatino Linotype" w:hAnsi="Palatino Linotype"/>
          <w:b w:val="1"/>
          <w:i w:val="1"/>
          <w:smallCaps w:val="0"/>
          <w:strike w:val="0"/>
          <w:color w:val="000000"/>
          <w:sz w:val="22"/>
          <w:szCs w:val="22"/>
          <w:u w:val="none"/>
          <w:shd w:fill="auto" w:val="clear"/>
          <w:vertAlign w:val="baseline"/>
          <w:rtl w:val="0"/>
        </w:rPr>
        <w:t xml:space="preserve">DOYrmax will be dropped.</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w:t>
      </w:r>
      <w:hyperlink r:id="rId16">
        <w:r w:rsidDel="00000000" w:rsidR="00000000" w:rsidRPr="00000000">
          <w:rPr>
            <w:rFonts w:ascii="Palatino Linotype" w:cs="Palatino Linotype" w:eastAsia="Palatino Linotype" w:hAnsi="Palatino Linotype"/>
            <w:b w:val="0"/>
            <w:i w:val="1"/>
            <w:smallCaps w:val="0"/>
            <w:strike w:val="0"/>
            <w:color w:val="4f81bd"/>
            <w:sz w:val="22"/>
            <w:szCs w:val="22"/>
            <w:u w:val="none"/>
            <w:shd w:fill="auto" w:val="clear"/>
            <w:vertAlign w:val="baseline"/>
            <w:rtl w:val="0"/>
          </w:rPr>
          <w:t xml:space="preserve">GitHub Issue 23</w:t>
        </w:r>
      </w:hyperlink>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For both ring- and diffuse- porous species at both sites, warmer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in the CTW resulted in earlier achievement of growth milestones (Figs. 1-3). Consistent with findings from previous studies[REFS], at our focal sites the DOYs of leaf greenup and mid-greenup (measured at ecosystem level via remote sensing) advanced significantly with increasing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during the CTW (p=## and ##, respectively). </w:t>
      </w:r>
      <w:sdt>
        <w:sdtPr>
          <w:tag w:val="goog_rdk_40"/>
        </w:sdtPr>
        <w:sdtContent>
          <w:commentRangeStart w:id="31"/>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Specifically, </w:t>
      </w:r>
      <w:hyperlink r:id="rId17">
        <w:r w:rsidDel="00000000" w:rsidR="00000000" w:rsidRPr="00000000">
          <w:rPr>
            <w:rFonts w:ascii="Palatino Linotype" w:cs="Palatino Linotype" w:eastAsia="Palatino Linotype" w:hAnsi="Palatino Linotype"/>
            <w:b w:val="0"/>
            <w:i w:val="0"/>
            <w:smallCaps w:val="0"/>
            <w:strike w:val="0"/>
            <w:color w:val="4f81bd"/>
            <w:sz w:val="22"/>
            <w:szCs w:val="22"/>
            <w:u w:val="none"/>
            <w:shd w:fill="auto" w:val="clear"/>
            <w:vertAlign w:val="baseline"/>
            <w:rtl w:val="0"/>
          </w:rPr>
          <w:t xml:space="preserve">greenup DOY</w:t>
        </w:r>
      </w:hyperlink>
      <w:commentRangeEnd w:id="31"/>
      <w:r w:rsidDel="00000000" w:rsidR="00000000" w:rsidRPr="00000000">
        <w:commentReference w:id="31"/>
      </w:r>
      <w:hyperlink r:id="rId18">
        <w:r w:rsidDel="00000000" w:rsidR="00000000" w:rsidRPr="00000000">
          <w:rPr>
            <w:rFonts w:ascii="Palatino Linotype" w:cs="Palatino Linotype" w:eastAsia="Palatino Linotype" w:hAnsi="Palatino Linotype"/>
            <w:b w:val="0"/>
            <w:i w:val="0"/>
            <w:smallCaps w:val="0"/>
            <w:strike w:val="0"/>
            <w:color w:val="4f81bd"/>
            <w:sz w:val="22"/>
            <w:szCs w:val="22"/>
            <w:u w:val="none"/>
            <w:shd w:fill="auto" w:val="clear"/>
            <w:vertAlign w:val="baseline"/>
            <w:rtl w:val="0"/>
          </w:rPr>
          <w:t xml:space="preserve"> occurred 21 days earlier at SCBI and </w:t>
        </w:r>
      </w:hyperlink>
      <w:sdt>
        <w:sdtPr>
          <w:tag w:val="goog_rdk_41"/>
        </w:sdtPr>
        <w:sdtContent>
          <w:commentRangeStart w:id="32"/>
        </w:sdtContent>
      </w:sdt>
      <w:hyperlink r:id="rId19">
        <w:r w:rsidDel="00000000" w:rsidR="00000000" w:rsidRPr="00000000">
          <w:rPr>
            <w:rFonts w:ascii="Palatino Linotype" w:cs="Palatino Linotype" w:eastAsia="Palatino Linotype" w:hAnsi="Palatino Linotype"/>
            <w:b w:val="0"/>
            <w:i w:val="0"/>
            <w:smallCaps w:val="0"/>
            <w:strike w:val="0"/>
            <w:color w:val="4f81bd"/>
            <w:sz w:val="22"/>
            <w:szCs w:val="22"/>
            <w:u w:val="none"/>
            <w:shd w:fill="auto" w:val="clear"/>
            <w:vertAlign w:val="baseline"/>
            <w:rtl w:val="0"/>
          </w:rPr>
          <w:t xml:space="preserve">7</w:t>
        </w:r>
      </w:hyperlink>
      <w:commentRangeEnd w:id="32"/>
      <w:r w:rsidDel="00000000" w:rsidR="00000000" w:rsidRPr="00000000">
        <w:commentReference w:id="32"/>
      </w:r>
      <w:hyperlink r:id="rId20">
        <w:r w:rsidDel="00000000" w:rsidR="00000000" w:rsidRPr="00000000">
          <w:rPr>
            <w:rFonts w:ascii="Palatino Linotype" w:cs="Palatino Linotype" w:eastAsia="Palatino Linotype" w:hAnsi="Palatino Linotype"/>
            <w:b w:val="0"/>
            <w:i w:val="0"/>
            <w:smallCaps w:val="0"/>
            <w:strike w:val="0"/>
            <w:color w:val="4f81bd"/>
            <w:sz w:val="22"/>
            <w:szCs w:val="22"/>
            <w:u w:val="none"/>
            <w:shd w:fill="auto" w:val="clear"/>
            <w:vertAlign w:val="baseline"/>
            <w:rtl w:val="0"/>
          </w:rPr>
          <w:t xml:space="preserve"> days earlier at Harvard Forest when comparing the years with the warmest and coldest CTW </w:t>
        </w:r>
      </w:hyperlink>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mid-greenup also advanced, but to a lesser extent (Fig. 2). Similarly,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25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50</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75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g.max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at both sites all decreased significantly with CTW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advancing </w:t>
      </w:r>
      <w:hyperlink r:id="rId21">
        <w:r w:rsidDel="00000000" w:rsidR="00000000" w:rsidRPr="00000000">
          <w:rPr>
            <w:rFonts w:ascii="Palatino Linotype" w:cs="Palatino Linotype" w:eastAsia="Palatino Linotype" w:hAnsi="Palatino Linotype"/>
            <w:b w:val="0"/>
            <w:i w:val="0"/>
            <w:smallCaps w:val="0"/>
            <w:strike w:val="0"/>
            <w:color w:val="4f81bd"/>
            <w:sz w:val="22"/>
            <w:szCs w:val="22"/>
            <w:u w:val="none"/>
            <w:shd w:fill="auto" w:val="clear"/>
            <w:vertAlign w:val="baseline"/>
            <w:rtl w:val="0"/>
          </w:rPr>
          <w:t xml:space="preserve">1-8 days per degree Celsius</w:t>
        </w:r>
      </w:hyperlink>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during the CTW (Figs. 1- 3, 2; see also Extended Data Figures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4-6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Whereas the length of time between leaf greenup and senescence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i.e.,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day when greenness dropped b</w:t>
      </w:r>
      <w:sdt>
        <w:sdtPr>
          <w:tag w:val="goog_rdk_42"/>
        </w:sdtPr>
        <w:sdtContent>
          <w:commentRangeStart w:id="33"/>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elow 90% of its peak) increa</w:t>
      </w:r>
      <w:commentRangeEnd w:id="33"/>
      <w:r w:rsidDel="00000000" w:rsidR="00000000" w:rsidRPr="00000000">
        <w:commentReference w:id="33"/>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sed in years with warmer springs (Fig. 2), there was no consistent lengthening of the period of peak stem growth. Specifically, because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75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 and not only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25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 shifted earlier in years with warm springs,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L</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PGS</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displayed mixed responses to spring temperatures (Fig. 1, Extended Data Figures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4-6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In contrast to the pronounced effects of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on the timing of growth, its effects on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g</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w:t>
      </w:r>
      <m:oMath>
        <m:r>
          <m:t>Δ</m:t>
        </m:r>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DBH</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were less consistent and generally quite subtle (Figs. 1, 3). Neither maximum seasonal growth rate,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g</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nor annual growth measured with dendrometer bands, </w:t>
      </w:r>
      <m:oMath>
        <m:r>
          <m:t>Δ</m:t>
        </m:r>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DBH</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was consistently linked to early spring temperatures (Fig. 1, Extended Data Figures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4-6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Specifically,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g</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which occurred very close to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50</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(on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g.max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Extended Data Table 2), displayed either no relationship to CTW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(SCBI), or extremely small changes in opposite directions for ring- and diffuse- porous species (Harvard Forest), while </w:t>
      </w:r>
      <m:oMath>
        <m:r>
          <m:t>Δ</m:t>
        </m:r>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DBH</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displayed no relationship CTW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(Extended Data Figure 4). Given the subtlety of these responses, a much longer record was needed to clarify what, if any, effect spring temperatures have on stem growth rates.</w:t>
      </w:r>
    </w:p>
    <w:bookmarkStart w:colFirst="0" w:colLast="0" w:name="bookmark=id.1fob9te" w:id="2"/>
    <w:bookmarkEnd w:id="2"/>
    <w:p w:rsidR="00000000" w:rsidDel="00000000" w:rsidP="00000000" w:rsidRDefault="00000000" w:rsidRPr="00000000" w14:paraId="0000003C">
      <w:pPr>
        <w:pStyle w:val="Heading2"/>
        <w:rPr/>
      </w:pPr>
      <w:r w:rsidDel="00000000" w:rsidR="00000000" w:rsidRPr="00000000">
        <w:rPr>
          <w:rtl w:val="0"/>
        </w:rPr>
        <w:t xml:space="preserve">Tree ring analysis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To understand how annual growth increments have responded to spring temperatures at the centennial scale, we analyzed tree-ring chronologies from our focal study sites (Extended Data Table 1) and across an additional</w:t>
      </w:r>
      <w:sdt>
        <w:sdtPr>
          <w:tag w:val="goog_rdk_43"/>
        </w:sdtPr>
        <w:sdtContent>
          <w:ins w:author="Alan Tepley" w:id="6" w:date="2021-05-15T00:17:20Z">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192 chronologies from</w:t>
            </w:r>
          </w:ins>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112</w:t>
      </w:r>
      <w:sdt>
        <w:sdtPr>
          <w:tag w:val="goog_rdk_44"/>
        </w:sdtPr>
        <w:sdtContent>
          <w:ins w:author="Alan Tepley" w:id="7" w:date="2021-05-15T00:17:26Z">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sites</w:t>
            </w:r>
          </w:ins>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(Fig. 4, Extended Data Figure 1). For 12 species at SCBI and 3 species at Harvard Forest, ring width indices (RWI) rarely exhibited significant correlations to either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or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min</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in the months corresponding to the CTWs identified here (Fig. 4, Extended Data Figure 7). Although correlations were rarely significant, there was a consistent pattern in responses to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across all species at both sites: responses to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were negative or neutral in all months from February to August, with the exception of one spring month at each site (April at SCBI, May at Harvard Forest) where growth displayed a positive or neutral responses to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sdt>
        <w:sdtPr>
          <w:tag w:val="goog_rdk_45"/>
        </w:sdtPr>
        <w:sdtContent>
          <w:commentRangeStart w:id="34"/>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Fig</w:t>
      </w:r>
      <w:commentRangeEnd w:id="34"/>
      <w:r w:rsidDel="00000000" w:rsidR="00000000" w:rsidRPr="00000000">
        <w:commentReference w:id="34"/>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4). In these months, positive correlations to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were statistically significant (at p=0.05) for one of nine ring-porous species at SCBI and one of two diffuse-porous species at each site. Starting in May at SCBI and June at Harvard Forest, negative correlations of RWI to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were predominant, being statistically significant in at least one growing season month for all 12 species at SCBI and one of 3 species at Harvard Forest. Patterns in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min</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were fairly similar to those of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but weaker and more stochastic, with more (non-significant) correlations going in opposite directions (Extended Data Figure 7).</w:t>
      </w:r>
    </w:p>
    <w:p w:rsidR="00000000" w:rsidDel="00000000" w:rsidP="00000000" w:rsidRDefault="00000000" w:rsidRPr="00000000" w14:paraId="0000003E">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Pr>
        <w:drawing>
          <wp:inline distB="0" distT="0" distL="114300" distR="114300">
            <wp:extent cx="5943600" cy="5736123"/>
            <wp:effectExtent b="0" l="0" r="0" t="0"/>
            <wp:docPr descr="Figure 4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id="13" name="image2.png"/>
            <a:graphic>
              <a:graphicData uri="http://schemas.openxmlformats.org/drawingml/2006/picture">
                <pic:pic>
                  <pic:nvPicPr>
                    <pic:cNvPr descr="Figure 4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id="0" name="image2.png"/>
                    <pic:cNvPicPr preferRelativeResize="0"/>
                  </pic:nvPicPr>
                  <pic:blipFill>
                    <a:blip r:embed="rId22"/>
                    <a:srcRect b="0" l="0" r="0" t="0"/>
                    <a:stretch>
                      <a:fillRect/>
                    </a:stretch>
                  </pic:blipFill>
                  <pic:spPr>
                    <a:xfrm>
                      <a:off x="0" y="0"/>
                      <a:ext cx="5943600" cy="573612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b w:val="0"/>
          <w:i w:val="1"/>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1"/>
          <w:i w:val="1"/>
          <w:smallCaps w:val="0"/>
          <w:strike w:val="0"/>
          <w:color w:val="000000"/>
          <w:sz w:val="22"/>
          <w:szCs w:val="22"/>
          <w:u w:val="none"/>
          <w:shd w:fill="auto" w:val="clear"/>
          <w:vertAlign w:val="baseline"/>
          <w:rtl w:val="0"/>
        </w:rPr>
        <w:t xml:space="preserve">Figure 4 | Sensitivity of annual growth, as derived from tree-rings, to monthly maximum temperatures, for 207 chronologies from 114 sites across eastern North America</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(Extended Data Figure 1). Chronologies are grouped by xylem porosity and ordered by mean maximum April temperature. Chronology details are given in the Supplementary Information. (NOTE: Figure still needs some work. </w:t>
      </w:r>
      <w:r w:rsidDel="00000000" w:rsidR="00000000" w:rsidRPr="00000000">
        <w:rPr>
          <w:rFonts w:ascii="Palatino Linotype" w:cs="Palatino Linotype" w:eastAsia="Palatino Linotype" w:hAnsi="Palatino Linotype"/>
          <w:b w:val="1"/>
          <w:i w:val="1"/>
          <w:smallCaps w:val="0"/>
          <w:strike w:val="0"/>
          <w:color w:val="000000"/>
          <w:sz w:val="22"/>
          <w:szCs w:val="22"/>
          <w:u w:val="none"/>
          <w:shd w:fill="auto" w:val="clear"/>
          <w:vertAlign w:val="baseline"/>
          <w:rtl w:val="0"/>
        </w:rPr>
        <w:t xml:space="preserve">COLOR SCALE IS A BIT OFF IN THIS COMPOSITE FIGURE (scales not identical across panels).</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See </w:t>
      </w:r>
      <w:hyperlink r:id="rId23">
        <w:r w:rsidDel="00000000" w:rsidR="00000000" w:rsidRPr="00000000">
          <w:rPr>
            <w:rFonts w:ascii="Palatino Linotype" w:cs="Palatino Linotype" w:eastAsia="Palatino Linotype" w:hAnsi="Palatino Linotype"/>
            <w:b w:val="0"/>
            <w:i w:val="1"/>
            <w:smallCaps w:val="0"/>
            <w:strike w:val="0"/>
            <w:color w:val="4f81bd"/>
            <w:sz w:val="22"/>
            <w:szCs w:val="22"/>
            <w:u w:val="none"/>
            <w:shd w:fill="auto" w:val="clear"/>
            <w:vertAlign w:val="baseline"/>
            <w:rtl w:val="0"/>
          </w:rPr>
          <w:t xml:space="preserve">GitHub Issue #49</w:t>
        </w:r>
      </w:hyperlink>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The patterns observed at our focal sites were mirrored across an additional 192 chronologies from 112 sites (Fig. 4; Extended </w:t>
      </w:r>
      <w:sdt>
        <w:sdtPr>
          <w:tag w:val="goog_rdk_46"/>
        </w:sdtPr>
        <w:sdtContent>
          <w:commentRangeStart w:id="35"/>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D</w:t>
      </w:r>
      <w:commentRangeEnd w:id="35"/>
      <w:r w:rsidDel="00000000" w:rsidR="00000000" w:rsidRPr="00000000">
        <w:commentReference w:id="35"/>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ata Figur</w:t>
      </w:r>
      <w:sdt>
        <w:sdtPr>
          <w:tag w:val="goog_rdk_47"/>
        </w:sdtPr>
        <w:sdtContent>
          <w:commentRangeStart w:id="36"/>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e 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In total</w:t>
      </w:r>
      <w:commentRangeEnd w:id="36"/>
      <w:r w:rsidDel="00000000" w:rsidR="00000000" w:rsidRPr="00000000">
        <w:commentReference w:id="36"/>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our analysis included # species at sites distributed from XXX to XXX and spanning a ## </w:t>
      </w:r>
      <m:oMath>
        <m:sSup>
          <m:sSup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p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t>
            </m:r>
          </m:e>
          <m:sup>
            <m:r>
              <w:rPr>
                <w:rFonts w:ascii="Palatino Linotype" w:cs="Palatino Linotype" w:eastAsia="Palatino Linotype" w:hAnsi="Palatino Linotype"/>
                <w:b w:val="0"/>
                <w:i w:val="0"/>
                <w:smallCaps w:val="0"/>
                <w:strike w:val="0"/>
                <w:color w:val="000000"/>
                <w:sz w:val="22"/>
                <w:szCs w:val="22"/>
                <w:u w:val="none"/>
                <w:shd w:fill="auto" w:val="clear"/>
                <w:vertAlign w:val="baseline"/>
              </w:rPr>
              <m:t>∘</m:t>
            </m:r>
          </m:sup>
        </m:sSup>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C range in April T. Across all chronologies (focal sites included), RWI was significantly positively correlated with April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for only #% of records: # of # ring-porous and # or # diffuse-porous species-site combinations. In contrast, RWI was frequently significantly negatively correlated with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during peak growing season months (May-August), with significant correlations for #% and #% of species-site-month combinations for ring-porous and diffuse-porous species, respectively. Again,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min</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generally exerted less influence over annual growth than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(Extended Data Figure 7), with few significant correlations between spring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min</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RWI.</w:t>
      </w:r>
    </w:p>
    <w:bookmarkStart w:colFirst="0" w:colLast="0" w:name="bookmark=id.3znysh7" w:id="3"/>
    <w:bookmarkEnd w:id="3"/>
    <w:p w:rsidR="00000000" w:rsidDel="00000000" w:rsidP="00000000" w:rsidRDefault="00000000" w:rsidRPr="00000000" w14:paraId="00000041">
      <w:pPr>
        <w:pStyle w:val="Heading2"/>
        <w:rPr/>
      </w:pPr>
      <w:r w:rsidDel="00000000" w:rsidR="00000000" w:rsidRPr="00000000">
        <w:rPr>
          <w:rtl w:val="0"/>
        </w:rPr>
        <w:t xml:space="preserve">Discussion</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Together, our results demonstrate that warmer spring temperatures in the temperate deciduous forests of eastern North America advance the phenology of tree stem growth but have little effect on annual woody productivity (Figs. 1- 4). The observed advance in the timing of stem growth milestones under warmer springs is consistent with similar phenological advances observed for leaf development (Fig. 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NEE.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It would be interesting to compare the magnitude of these advances (days per degree C)</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However, inconsistent with leaf phenology and NEE, we observed that the length of the period of most active stem growth does not increase under warmer springs. This suggests that stem growth, like leaf phenology</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may be sink-limited, such that an advance in the start of growth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25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accompanied by little change in growth rate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g</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results in an earlier end to the season of rapid growth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75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4, Extended Data Figure 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24,27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Ra</w:t>
      </w:r>
      <w:sdt>
        <w:sdtPr>
          <w:tag w:val="goog_rdk_48"/>
        </w:sdtPr>
        <w:sdtContent>
          <w:commentRangeStart w:id="37"/>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ther, the primary eff</w:t>
      </w:r>
      <w:commentRangeEnd w:id="37"/>
      <w:r w:rsidDel="00000000" w:rsidR="00000000" w:rsidRPr="00000000">
        <w:commentReference w:id="37"/>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ect of temperature on annual growth is a negative effect of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during the peak growing season, which is </w:t>
      </w:r>
      <w:sdt>
        <w:sdtPr>
          <w:tag w:val="goog_rdk_49"/>
        </w:sdtPr>
        <w:sdtContent>
          <w:ins w:author="Neil Pederson" w:id="8" w:date="2021-05-07T21:32:30Z">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primarily</w:t>
            </w:r>
          </w:ins>
        </w:sdtContent>
      </w:sdt>
      <w:sdt>
        <w:sdtPr>
          <w:tag w:val="goog_rdk_50"/>
        </w:sdtPr>
        <w:sdtContent>
          <w:del w:author="Neil Pederson" w:id="8" w:date="2021-05-07T21:32:30Z">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delText xml:space="preserve">most likely</w:delText>
            </w:r>
          </w:del>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w:t>
      </w:r>
      <w:sdt>
        <w:sdtPr>
          <w:tag w:val="goog_rdk_51"/>
        </w:sdtPr>
        <w:sdtContent>
          <w:commentRangeStart w:id="38"/>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signal of drought stress</w:t>
      </w:r>
      <w:commentRangeEnd w:id="38"/>
      <w:r w:rsidDel="00000000" w:rsidR="00000000" w:rsidRPr="00000000">
        <w:commentReference w:id="38"/>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It is possible that an earlier start to the growing season may provide some buffer against drought later in the growing </w:t>
      </w:r>
      <w:sdt>
        <w:sdtPr>
          <w:tag w:val="goog_rdk_52"/>
        </w:sdtPr>
        <w:sdtContent>
          <w:commentRangeStart w:id="39"/>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season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28</w:t>
      </w:r>
      <w:commentRangeEnd w:id="39"/>
      <w:r w:rsidDel="00000000" w:rsidR="00000000" w:rsidRPr="00000000">
        <w:commentReference w:id="39"/>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potentially contributing to observed trends of declining drought sensitivity in the region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24,29</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Our finding that interannual variation in woody growth is more strongly linked to conditions during the peak growing season than to growing season length aligns with parallel findings for NEE.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9,10</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However, there is </w:t>
      </w:r>
      <w:sdt>
        <w:sdtPr>
          <w:tag w:val="goog_rdk_53"/>
        </w:sdtPr>
        <w:sdtContent>
          <w:del w:author="Valentine Herrmann" w:id="9" w:date="2021-05-03T18:37:20Z">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delText xml:space="preserve">also </w:delText>
            </w:r>
          </w:del>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 disconnect between the woody growth responses to spring temperatures observed here and parallel studies on NEE implying that annual C sequestration increases – at least modestly – with spring temperatures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or with the length of the carbon uptake period</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9,10</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We show that the extra C does not go into woody growth, raising the question of where this C goes. There are two main possibilities, which hold contrasting implications for the response of forest C balance to rising spring temperatures. First, C that is fixed in late summer or fall may be used for woody growth that is not apparent from diameter measurements in the current year: either used for thickening of cell walls, a process that lags behind stem expansion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30</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or </w:t>
      </w:r>
      <w:sdt>
        <w:sdtPr>
          <w:tag w:val="goog_rdk_54"/>
        </w:sdtPr>
        <w:sdtContent>
          <w:commentRangeStart w:id="40"/>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saved within trees as non-structural carbohydrates and used towards growth the following year</w:t>
      </w:r>
      <w:commentRangeEnd w:id="40"/>
      <w:r w:rsidDel="00000000" w:rsidR="00000000" w:rsidRPr="00000000">
        <w:commentReference w:id="40"/>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31,32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Tree-ring evidence from SCBI suggests that both processes may influence the climate sensitivity of annual woody growth, but that this dynamic is complex and unlikely to result in substantial additional growth in the following year.</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24</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we can easily test this: </w:t>
      </w:r>
      <w:hyperlink r:id="rId24">
        <w:r w:rsidDel="00000000" w:rsidR="00000000" w:rsidRPr="00000000">
          <w:rPr>
            <w:rFonts w:ascii="Palatino Linotype" w:cs="Palatino Linotype" w:eastAsia="Palatino Linotype" w:hAnsi="Palatino Linotype"/>
            <w:b w:val="0"/>
            <w:i w:val="1"/>
            <w:smallCaps w:val="0"/>
            <w:strike w:val="0"/>
            <w:color w:val="4f81bd"/>
            <w:sz w:val="22"/>
            <w:szCs w:val="22"/>
            <w:u w:val="none"/>
            <w:shd w:fill="auto" w:val="clear"/>
            <w:vertAlign w:val="baseline"/>
            <w:rtl w:val="0"/>
          </w:rPr>
          <w:t xml:space="preserve">GitHub issue 57</w:t>
        </w:r>
      </w:hyperlink>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Second, any additional C that is not rapidly respired may be allocated, likely in the following growing season, to plant functions other than stem growth, including respiration, reproduction, foliage, fine roots, or root exudates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31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Most of this carbon would have a relatively low residence time in the ecosystem</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31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although a small fraction would be incorporated into soil organic carbon pools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with residence times rivaling that of wood [REFS]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Notably, both of these involve lags of a year or more and would not be captured in interannual variation in NEE, implying that the long-term effect of lengthened growing season on NEE may not be captured in studies, including this one, that consider time frames of a year or less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9,10</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Studies examining long-term trends in growing season length and ecosystem C uptake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2,6,7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 as opposed to their interannual variation – within or including the temperate deciduous biome showed increasing trends in both variables, suggesting that the C not allocated to current year growth may have a fairly long residence time within the ecosystem; however, the amount and fate of this carbon remains unknown.</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Thus, a distinction between interannual variation and directional change may be critical when considering how directional climate change is likely to affect tree growth and ecosystem C dynamics. In addition to the existence of temporal lags between C uptake and release, which introduce a lot of uncertainty</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31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trees are likely to acclimate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to some extent</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to warming temperatures[</w:t>
      </w:r>
      <w:sdt>
        <w:sdtPr>
          <w:tag w:val="goog_rdk_55"/>
        </w:sdtPr>
        <w:sdtContent>
          <w:commentRangeStart w:id="41"/>
        </w:sdtContent>
      </w:sdt>
      <w:sdt>
        <w:sdtPr>
          <w:tag w:val="goog_rdk_56"/>
        </w:sdtPr>
        <w:sdtContent>
          <w:commentRangeStart w:id="42"/>
        </w:sdtContent>
      </w:sdt>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REFS</w:t>
      </w:r>
      <w:commentRangeEnd w:id="41"/>
      <w:r w:rsidDel="00000000" w:rsidR="00000000" w:rsidRPr="00000000">
        <w:commentReference w:id="41"/>
      </w:r>
      <w:commentRangeEnd w:id="42"/>
      <w:r w:rsidDel="00000000" w:rsidR="00000000" w:rsidRPr="00000000">
        <w:commentReference w:id="42"/>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on even longer time scales, we are likely to see changes in forest composition and adaptation. If we look across spatial gradients where the latter have had time to play out, we see that longer growing seasons are correlated with greater tree growth[</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REF?</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woody productivity</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33</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NEE.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23</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Future research will be important to sorting this out.</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Despite remaining uncertainties, our findings contribute substantially to a broader picture of the influence of spring temperatures on forest ecosystem function. Warm spring temperatures result in earlier leaf-out (Fig. 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 earlier start to net C sequestration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as shown here, earlier initiation of stem growth (Figs. 1- 3). Yet, an earlier start to the growing season is not associated with a longer growing season or increased growth (Figs. 1, 4), presumably because stem diameter growth is curtailed by C sink limitation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or </w:t>
      </w:r>
      <w:sdt>
        <w:sdtPr>
          <w:tag w:val="goog_rdk_57"/>
        </w:sdtPr>
        <w:sdtContent>
          <w:commentRangeStart w:id="43"/>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drought</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24</w:t>
      </w:r>
      <w:commentRangeEnd w:id="43"/>
      <w:r w:rsidDel="00000000" w:rsidR="00000000" w:rsidRPr="00000000">
        <w:commentReference w:id="43"/>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As climate change accelerates and spring temperatures become i</w:t>
      </w:r>
      <w:sdt>
        <w:sdtPr>
          <w:tag w:val="goog_rdk_58"/>
        </w:sdtPr>
        <w:sdtContent>
          <w:commentRangeStart w:id="44"/>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ncreasingly warmer</w:t>
      </w:r>
      <w:commentRangeEnd w:id="44"/>
      <w:r w:rsidDel="00000000" w:rsidR="00000000" w:rsidRPr="00000000">
        <w:commentReference w:id="44"/>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growing seasons will start earlier, but this is unlikely to provide the sustained increase in carbon sequestration that is anticipated in most models (Fig. 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16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Because of this, temperate deciduous forests are likely to sequester less CO</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b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than most models suggest, implying that these models are underestimating future overall atmospheric CO</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b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see </w:t>
      </w:r>
      <w:hyperlink r:id="rId25">
        <w:r w:rsidDel="00000000" w:rsidR="00000000" w:rsidRPr="00000000">
          <w:rPr>
            <w:rFonts w:ascii="Palatino Linotype" w:cs="Palatino Linotype" w:eastAsia="Palatino Linotype" w:hAnsi="Palatino Linotype"/>
            <w:b w:val="0"/>
            <w:i w:val="1"/>
            <w:smallCaps w:val="0"/>
            <w:strike w:val="0"/>
            <w:color w:val="4f81bd"/>
            <w:sz w:val="22"/>
            <w:szCs w:val="22"/>
            <w:u w:val="none"/>
            <w:shd w:fill="auto" w:val="clear"/>
            <w:vertAlign w:val="baseline"/>
            <w:rtl w:val="0"/>
          </w:rPr>
          <w:t xml:space="preserve">GitHub issue 56 on representation in models</w:t>
        </w:r>
      </w:hyperlink>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bookmarkStart w:colFirst="0" w:colLast="0" w:name="bookmark=id.2et92p0" w:id="4"/>
    <w:bookmarkEnd w:id="4"/>
    <w:p w:rsidR="00000000" w:rsidDel="00000000" w:rsidP="00000000" w:rsidRDefault="00000000" w:rsidRPr="00000000" w14:paraId="00000048">
      <w:pPr>
        <w:pStyle w:val="Heading1"/>
        <w:rPr/>
      </w:pPr>
      <w:r w:rsidDel="00000000" w:rsidR="00000000" w:rsidRPr="00000000">
        <w:rPr>
          <w:rtl w:val="0"/>
        </w:rPr>
        <w:t xml:space="preserve">Methods</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We have not yet re-written the methods for Nature. Nature guidelines: Full methods, typically not exceeding 3000 words. May be subdivided by bold headings.</w:t>
      </w:r>
      <w:r w:rsidDel="00000000" w:rsidR="00000000" w:rsidRPr="00000000">
        <w:rPr>
          <w:rtl w:val="0"/>
        </w:rPr>
      </w:r>
    </w:p>
    <w:bookmarkStart w:colFirst="0" w:colLast="0" w:name="bookmark=id.tyjcwt" w:id="5"/>
    <w:bookmarkEnd w:id="5"/>
    <w:p w:rsidR="00000000" w:rsidDel="00000000" w:rsidP="00000000" w:rsidRDefault="00000000" w:rsidRPr="00000000" w14:paraId="0000004A">
      <w:pPr>
        <w:pStyle w:val="Heading2"/>
        <w:rPr/>
      </w:pPr>
      <w:r w:rsidDel="00000000" w:rsidR="00000000" w:rsidRPr="00000000">
        <w:rPr>
          <w:rtl w:val="0"/>
        </w:rPr>
        <w:t xml:space="preserve">Study sites</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Study sites included two temperate forests in the eastern United States, both part of the Forest Global Earth Observatory [ForestGEO; Anderson-Teixeira et al. 2015; Davies et al. 2021].</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Our first study site was the forest dynamics plot located at the Smithsonian Conservation Biology Institute 5 km South of Front Royal, Virginia within the Blue Ridge Mountains (38.8935° N, 78.1454° W; elevation 273–338 m.a.s.l.). The forest here was established in the mid-19th century after conversion from agricultural fields. Dominate canopy species within the 25.6 ha forest plot include tulip poplar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Liriodendron tulipifera</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oaks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Quercus spp.</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hickories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Carya spp.</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climate is humid temperate, with a mean annual precipitation of 998 mm and temperatures averaging 1° C in January and 24° C in July ([helcoski_growing_2019]).</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The second study site was Harvard Forest (42.5388° N, 72.1755° W, 340-368 m.a.s.l.), located near the central Massachusetts town of Petersham. Harvard forest is a secondary forest, having re-established following agricultural use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(time frame)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signficant hurricane damage in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YEAR</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Dominate species within the 35 ha ForestGEO plot are </w:t>
      </w:r>
      <w:sdt>
        <w:sdtPr>
          <w:tag w:val="goog_rdk_59"/>
        </w:sdtPr>
        <w:sdtContent>
          <w:ins w:author="Alan Tepley" w:id="10" w:date="2021-05-14T22:53:24Z">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eastern </w:t>
            </w:r>
          </w:ins>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hemlock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Tsuga </w:t>
      </w:r>
      <w:sdt>
        <w:sdtPr>
          <w:tag w:val="goog_rdk_60"/>
        </w:sdtPr>
        <w:sdtContent>
          <w:ins w:author="Alan Tepley" w:id="11" w:date="2021-05-14T22:53:30Z">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canadensis</w:t>
            </w:r>
          </w:ins>
        </w:sdtContent>
      </w:sdt>
      <w:sdt>
        <w:sdtPr>
          <w:tag w:val="goog_rdk_61"/>
        </w:sdtPr>
        <w:sdtContent>
          <w:del w:author="Alan Tepley" w:id="11" w:date="2021-05-14T22:53:30Z">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delText xml:space="preserve">spp.</w:delText>
            </w:r>
          </w:del>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oak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Quercus spp.</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maple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Acer spp.</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climate is temperate continental with a mean annual precipitation of 1120 mm and temperatures averaging -12° C in January and 19° C in July (D’Orangeville et al, ).</w:t>
      </w:r>
    </w:p>
    <w:bookmarkStart w:colFirst="0" w:colLast="0" w:name="bookmark=id.3dy6vkm" w:id="6"/>
    <w:bookmarkEnd w:id="6"/>
    <w:p w:rsidR="00000000" w:rsidDel="00000000" w:rsidP="00000000" w:rsidRDefault="00000000" w:rsidRPr="00000000" w14:paraId="0000004E">
      <w:pPr>
        <w:pStyle w:val="Heading2"/>
        <w:rPr/>
      </w:pPr>
      <w:r w:rsidDel="00000000" w:rsidR="00000000" w:rsidRPr="00000000">
        <w:rPr>
          <w:rtl w:val="0"/>
        </w:rPr>
        <w:t xml:space="preserve">Data collection and preparation</w:t>
      </w:r>
    </w:p>
    <w:p w:rsidR="00000000" w:rsidDel="00000000" w:rsidP="00000000" w:rsidRDefault="00000000" w:rsidRPr="00000000" w14:paraId="0000004F">
      <w:pPr>
        <w:pStyle w:val="Heading3"/>
        <w:rPr/>
      </w:pPr>
      <w:r w:rsidDel="00000000" w:rsidR="00000000" w:rsidRPr="00000000">
        <w:rPr>
          <w:rtl w:val="0"/>
        </w:rPr>
        <w:t xml:space="preserve">Dendrometer bands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Metal dendrometer bands installed on a total of 463 trees within the SCBI and Harvard Forest ForestGEO plots (Extended Data Table 1). Bands were placed on dominant species, including two diffuse- and two ring-porous species at SCBI and eight diffuse- and three ring-porous species at Harvard Forest. Bands were measured with a digital caliper approximately every 1-2 weeks within the growing season from 2011-2020 at SCBI and 1998-2003 at Harvard Forest, respectively. The number of bands measured at each site fluctuated somewhat as trees were added or dropped (e.g., because of tree mortality) from the census. Across years, the number of bands sampled averaged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~135</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(range: 99-145) at SCBI and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~717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(range: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700-755</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at Harvard Forest. In total, our analysis included 2459 tree-years (Extended Data Table 1).</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Measurements were timed to begin before the beginning of spring growth and to continue through the cessation of growth in the fall. 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 Timing of measurements at Harvard Forest was similar, with the median start date of 4/23 and median end date of 10/30. 1998 was an anomalous year where initial measurements were taken on 1/5, but not taken again until 4/15. The latest end date was November 11, 2002.</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The dendrometer band data were manually cleaned by visual inspection before analysis. We screened for three classes of </w:t>
      </w:r>
      <w:sdt>
        <w:sdtPr>
          <w:tag w:val="goog_rdk_62"/>
        </w:sdtPr>
        <w:sdtContent>
          <w:commentRangeStart w:id="45"/>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mistakes</w:t>
      </w:r>
      <w:commentRangeEnd w:id="45"/>
      <w:r w:rsidDel="00000000" w:rsidR="00000000" w:rsidRPr="00000000">
        <w:commentReference w:id="45"/>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First, when a weekly measurement was drastically different from previous week and following weeks, this was assumed to be a measurement error and the record was removed. Second, when measurements remained essentially unchanged for several readings, followed by a sudden jump followed by normal growth pattern, this was assumed to be a case where the band was stuck and then released. In these cases, the full annual record for the tree was removed. Third, there were cases where data were clearly wrong but with unknown causes. In cases where several measurements were an issue, they were simply removed. If there were no clear solutions to ‘fix’ the data, the entire year was removed from the analysis.</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We fit the model of</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25</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to define phenological dates and growth rates (Fig. 1). This five-parameter logistic model was fitted to dendrometer band data from each tree-year in R:</w:t>
      </w:r>
    </w:p>
    <w:p w:rsidR="00000000" w:rsidDel="00000000" w:rsidP="00000000" w:rsidRDefault="00000000" w:rsidRPr="00000000" w14:paraId="00000054">
      <w:pPr>
        <w:jc w:val="center"/>
        <w:rPr>
          <w:rFonts w:ascii="Palatino Linotype" w:cs="Palatino Linotype" w:eastAsia="Palatino Linotype" w:hAnsi="Palatino Linotype"/>
          <w:b w:val="0"/>
          <w:i w:val="0"/>
          <w:smallCaps w:val="0"/>
          <w:strike w:val="0"/>
          <w:color w:val="000000"/>
          <w:sz w:val="22"/>
          <w:szCs w:val="22"/>
          <w:u w:val="none"/>
          <w:shd w:fill="auto" w:val="clear"/>
          <w:vertAlign w:val="baseline"/>
        </w:rPr>
      </w:pP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DBH=L+</m:t>
        </m:r>
        <m:f>
          <m:f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fPr>
          <m:num>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K−L</m:t>
            </m:r>
          </m:num>
          <m:den>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1+1/</m:t>
            </m:r>
            <m:r>
              <w:rPr>
                <w:rFonts w:ascii="Palatino Linotype" w:cs="Palatino Linotype" w:eastAsia="Palatino Linotype" w:hAnsi="Palatino Linotype"/>
                <w:b w:val="0"/>
                <w:i w:val="0"/>
                <w:smallCaps w:val="0"/>
                <w:strike w:val="0"/>
                <w:color w:val="000000"/>
                <w:sz w:val="22"/>
                <w:szCs w:val="22"/>
                <w:u w:val="none"/>
                <w:shd w:fill="auto" w:val="clear"/>
                <w:vertAlign w:val="baseline"/>
              </w:rPr>
              <m:t>θ</m:t>
            </m:r>
            <m:r>
              <w:rPr>
                <w:rFonts w:ascii="Palatino Linotype" w:cs="Palatino Linotype" w:eastAsia="Palatino Linotype" w:hAnsi="Palatino Linotype"/>
                <w:b w:val="0"/>
                <w:i w:val="0"/>
                <w:smallCaps w:val="0"/>
                <w:strike w:val="0"/>
                <w:color w:val="000000"/>
                <w:sz w:val="22"/>
                <w:szCs w:val="22"/>
                <w:u w:val="none"/>
                <w:shd w:fill="auto" w:val="clear"/>
                <w:vertAlign w:val="baseline"/>
              </w:rPr>
              <m:t>⋅</m:t>
            </m:r>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exp[−r(DOY−DO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ip</m:t>
                </m:r>
              </m:sub>
            </m:s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t>
            </m:r>
            <m:r>
              <w:rPr>
                <w:rFonts w:ascii="Palatino Linotype" w:cs="Palatino Linotype" w:eastAsia="Palatino Linotype" w:hAnsi="Palatino Linotype"/>
                <w:b w:val="0"/>
                <w:i w:val="0"/>
                <w:smallCaps w:val="0"/>
                <w:strike w:val="0"/>
                <w:color w:val="000000"/>
                <w:sz w:val="22"/>
                <w:szCs w:val="22"/>
                <w:u w:val="none"/>
                <w:shd w:fill="auto" w:val="clear"/>
                <w:vertAlign w:val="baseline"/>
              </w:rPr>
              <m:t>θ</m:t>
            </m:r>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t>
            </m:r>
            <m:sSup>
              <m:sSup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p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t>
                </m:r>
              </m:e>
              <m:sup>
                <m:r>
                  <w:rPr>
                    <w:rFonts w:ascii="Palatino Linotype" w:cs="Palatino Linotype" w:eastAsia="Palatino Linotype" w:hAnsi="Palatino Linotype"/>
                    <w:b w:val="0"/>
                    <w:i w:val="0"/>
                    <w:smallCaps w:val="0"/>
                    <w:strike w:val="0"/>
                    <w:color w:val="000000"/>
                    <w:sz w:val="22"/>
                    <w:szCs w:val="22"/>
                    <w:u w:val="none"/>
                    <w:shd w:fill="auto" w:val="clear"/>
                    <w:vertAlign w:val="baseline"/>
                  </w:rPr>
                  <m:t>θ</m:t>
                </m:r>
              </m:sup>
            </m:sSup>
          </m:den>
        </m:f>
      </m:oMath>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Here,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L</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K</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are lower and upper asymptotes of the model, corresponding to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DBH</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at the beginning and end of the year, respectively.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DOY</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are the modeled days of year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i.e.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julian days),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ip</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is the day of year where the </w:t>
      </w:r>
      <w:sdt>
        <w:sdtPr>
          <w:tag w:val="goog_rdk_63"/>
        </w:sdtPr>
        <w:sdtContent>
          <w:commentRangeStart w:id="46"/>
        </w:sdtContent>
      </w:sdt>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inflection point in growth rate occurs,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r</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shapes the slope of the curve at the inflection point</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w:t>
      </w:r>
      <m:oMath>
        <m:r>
          <m:t>θ</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is a tuning parameter controlling the slope of the curve toward the upper asymptote</w:t>
      </w:r>
      <w:commentRangeEnd w:id="46"/>
      <w:r w:rsidDel="00000000" w:rsidR="00000000" w:rsidRPr="00000000">
        <w:commentReference w:id="46"/>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We note that the DOY on which maximum growth occurs,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g</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sub>
        </m:sSub>
      </m:oMath>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(Fig. 1) occurs on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ip</m:t>
            </m:r>
          </m:sub>
        </m:sSub>
      </m:oMath>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only when </w:t>
      </w:r>
      <m:oMath>
        <m:r>
          <m:t>θ</m:t>
        </m:r>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=1</m:t>
        </m:r>
      </m:oMath>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Using the optimized parameters for each tree-year, we then modeled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DBH</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throughout the year and extracted the intra-annual growth variables of interest (Fig. 1).</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After fitting the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25</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model, we used a script to remove poorly fit models. Models were judged to be poorly fit if certain modeled growth characteristics fell outside of the acceptable range we determined. Modeled fits for tree-years were removed under five conditions: (1) single day growth rates were higher than 2 standard deviations away from the mean for each wood-type (SCBI = 2, HF = 34); (2)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ip</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was </w:t>
      </w:r>
      <m:oMath>
        <m:r>
          <m:t>≥</m:t>
        </m:r>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2</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standard deviations away from the mean for it’s xylem architecture group, year, and site (SCBI = 62, HF = 106); (3) tree-years with small or negligible total growth (</w:t>
      </w:r>
      <m:oMath>
        <m:r>
          <m:t>Δ</m:t>
        </m:r>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DBH</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&lt; 0.02 mm; SCBI = 0, HF = 66); (4) model fit predicted total yearly growth to take longer than 365 days, indicating poor model fit (SCBI = 181, HF = 199); and (5) models with unexplained sharp spikes in growth rate (SCBI = 0, HF = 3). At Harvard Forest the tag years removed through this method was proportional to the original sample size, indicating that no species or size class was disproportionately removed compared to others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(SI figure? data_cleaning_figure_hf in manuscript folder)</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At SCBI a higher proportion of RP trees were removed–the majority in step 4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(data_cleaning_figure_scbi)</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bookmarkStart w:colFirst="0" w:colLast="0" w:name="bookmark=id.1t3h5sf" w:id="7"/>
    <w:bookmarkEnd w:id="7"/>
    <w:p w:rsidR="00000000" w:rsidDel="00000000" w:rsidP="00000000" w:rsidRDefault="00000000" w:rsidRPr="00000000" w14:paraId="00000057">
      <w:pPr>
        <w:pStyle w:val="Heading3"/>
        <w:rPr/>
      </w:pPr>
      <w:r w:rsidDel="00000000" w:rsidR="00000000" w:rsidRPr="00000000">
        <w:rPr>
          <w:rtl w:val="0"/>
        </w:rPr>
        <w:t xml:space="preserve">1.0.1</w:t>
        <w:tab/>
        <w:t xml:space="preserve">Leaf phenology</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Leaf phenology data for the years 2001-2018 were extracted for SCBI and Harvard Forest from the MCD12Q2 V6 Land Cover Dynamics product (informally called the MODIS Global Vegetation Phenology product).</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34</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description here: </w:t>
      </w:r>
      <w:hyperlink r:id="rId26">
        <w:r w:rsidDel="00000000" w:rsidR="00000000" w:rsidRPr="00000000">
          <w:rPr>
            <w:rFonts w:ascii="Palatino Linotype" w:cs="Palatino Linotype" w:eastAsia="Palatino Linotype" w:hAnsi="Palatino Linotype"/>
            <w:b w:val="0"/>
            <w:i w:val="0"/>
            <w:smallCaps w:val="0"/>
            <w:strike w:val="0"/>
            <w:color w:val="4f81bd"/>
            <w:sz w:val="22"/>
            <w:szCs w:val="22"/>
            <w:u w:val="none"/>
            <w:shd w:fill="auto" w:val="clear"/>
            <w:vertAlign w:val="baseline"/>
            <w:rtl w:val="0"/>
          </w:rPr>
          <w:t xml:space="preserve">https://developers.google.com/earth-engine/datasets/catalog/MODIS_006_MCD12Q2#description</w:t>
        </w:r>
      </w:hyperlink>
      <w:r w:rsidDel="00000000" w:rsidR="00000000" w:rsidRPr="00000000">
        <w:rPr>
          <w:rtl w:val="0"/>
        </w:rPr>
      </w:r>
    </w:p>
    <w:p w:rsidR="00000000" w:rsidDel="00000000" w:rsidP="00000000" w:rsidRDefault="00000000" w:rsidRPr="00000000" w14:paraId="0000005A">
      <w:pPr>
        <w:pStyle w:val="Heading3"/>
        <w:rPr/>
      </w:pPr>
      <w:r w:rsidDel="00000000" w:rsidR="00000000" w:rsidRPr="00000000">
        <w:rPr>
          <w:rtl w:val="0"/>
        </w:rPr>
        <w:t xml:space="preserve">Tree rings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Dominant tree species were cored at both sites following sampling designs that covered a broad range of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DBH</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We analyzed records for the dominant ring- and diffuse- porous species at each site (Extended Data Table 1), excluding species with other xylem architectures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Juglans nigra</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L. at SCBI,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Tsuga Canadensis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(L.) Carrière at Harvard Forest) At SCBI, cores were collected as described in.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24</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Briefly, cores were taken from living or recently dead trees </w:t>
      </w:r>
      <m:oMath>
        <m:r>
          <m:t>≥</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10 cm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DBH</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including a randomly sampled subset of all dominant species within the ForestGEO plot [live trees in 2010-2011;]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35</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trees found newly dead in annual tree mortality in 2016 and 2017.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24</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At Harvard Forest,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Neil can write this easily, or KAT probably has the info</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In total, we analyzed 926 cores from eleven species at SCBI and three species at Harvard Forest (Extended Data Table 1).</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The tree-ring records from our focal sites were complemented with a much larger collection spanning 112 deciduous and mixed forest sites in Eastern North America</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sdt>
        <w:sdtPr>
          <w:tag w:val="goog_rdk_64"/>
        </w:sdtPr>
        <w:sdtContent>
          <w:commentRangeStart w:id="47"/>
        </w:sdtContent>
      </w:sdt>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OTHER REFS??</w:t>
      </w:r>
      <w:commentRangeEnd w:id="47"/>
      <w:r w:rsidDel="00000000" w:rsidR="00000000" w:rsidRPr="00000000">
        <w:commentReference w:id="47"/>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Again, species were limited to broadleaf deciduous species with clearly defined xylem porosity (i.e., excluding semi-ring porous).</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All cores were mounted, sanded, cross-dated, and measured using standard methodology. We standardized ring-width series from each core via ARSTAN using a 2/3rds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n</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spline, where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n</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is the number of years in the series.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36,37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The following italic text is self-plagarized from Helcoski and needs to be reworded:)</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The influence of outliers in all series was reduced using the adaptive power transformation, which also stabilises the variance over time.</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superscript"/>
          <w:rtl w:val="0"/>
        </w:rPr>
        <w:t xml:space="preserve">38</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superscript"/>
          <w:rtl w:val="0"/>
        </w:rPr>
        <w:t xml:space="preserve">39</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superscript"/>
          <w:rtl w:val="0"/>
        </w:rPr>
        <w:t xml:space="preserve">36</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superscript"/>
          <w:rtl w:val="0"/>
        </w:rPr>
        <w:t xml:space="preserve">36</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We defined chronology start year (Extended Data Table 1) as the year where subsample signal strength (SSS) passed a threshold of SSS = 0.8, or where </w:t>
      </w:r>
      <m:oMath>
        <m:r>
          <m:t>≥</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80% of the population signal was captured in the chronology.</w:t>
      </w:r>
    </w:p>
    <w:bookmarkStart w:colFirst="0" w:colLast="0" w:name="bookmark=id.4d34og8" w:id="8"/>
    <w:bookmarkEnd w:id="8"/>
    <w:p w:rsidR="00000000" w:rsidDel="00000000" w:rsidP="00000000" w:rsidRDefault="00000000" w:rsidRPr="00000000" w14:paraId="0000005E">
      <w:pPr>
        <w:pStyle w:val="Heading3"/>
        <w:rPr/>
      </w:pPr>
      <w:r w:rsidDel="00000000" w:rsidR="00000000" w:rsidRPr="00000000">
        <w:rPr>
          <w:rtl w:val="0"/>
        </w:rPr>
        <w:t xml:space="preserve">Climate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For the dendrometer band analysis, we used climate data from local weather stations. Daily maximum and minimum temperatures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min</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respectively) for SCBI were obtained from a meteorological tower adjacent to the SCBI ForestGEO plot, via the ForestGEO Climate Data Portal v1.0 [</w:t>
      </w:r>
      <w:hyperlink r:id="rId27">
        <w:r w:rsidDel="00000000" w:rsidR="00000000" w:rsidRPr="00000000">
          <w:rPr>
            <w:rFonts w:ascii="Palatino Linotype" w:cs="Palatino Linotype" w:eastAsia="Palatino Linotype" w:hAnsi="Palatino Linotype"/>
            <w:b w:val="0"/>
            <w:i w:val="0"/>
            <w:smallCaps w:val="0"/>
            <w:strike w:val="0"/>
            <w:color w:val="4f81bd"/>
            <w:sz w:val="22"/>
            <w:szCs w:val="22"/>
            <w:u w:val="none"/>
            <w:shd w:fill="auto" w:val="clear"/>
            <w:vertAlign w:val="baseline"/>
            <w:rtl w:val="0"/>
          </w:rPr>
          <w:t xml:space="preserve">https://forestgeo.github.io/Climate/</w:t>
        </w:r>
      </w:hyperlink>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40</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Daily temperature records for Harvard Forest were obtained from the Harvard Forest weather station (Boose &amp; Gould, 2004; Boose, 2018). The R package climpact () was used to plot temperatures for visual inspection. Climpact also identifies readings that were greater than 3 standard deviations away from yearly means. These points were labeled as outliers and removed from the dataset. Gaps in the SCBI meteorological tower data were subsequently filled using temperature readings obtained from a National Center for Environmental Information (NCEI) weather station located in Front Royal, Virginia (</w:t>
      </w:r>
      <w:hyperlink r:id="rId28">
        <w:r w:rsidDel="00000000" w:rsidR="00000000" w:rsidRPr="00000000">
          <w:rPr>
            <w:rFonts w:ascii="Palatino Linotype" w:cs="Palatino Linotype" w:eastAsia="Palatino Linotype" w:hAnsi="Palatino Linotype"/>
            <w:b w:val="0"/>
            <w:i w:val="0"/>
            <w:smallCaps w:val="0"/>
            <w:strike w:val="0"/>
            <w:color w:val="4f81bd"/>
            <w:sz w:val="22"/>
            <w:szCs w:val="22"/>
            <w:u w:val="none"/>
            <w:shd w:fill="auto" w:val="clear"/>
            <w:vertAlign w:val="baseline"/>
            <w:rtl w:val="0"/>
          </w:rPr>
          <w:t xml:space="preserve">https://www.ncdc.noaa.gov/cdo-web/datasets/GHCND/stations/GHCND:USC00443229/detail</w:t>
        </w:r>
      </w:hyperlink>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how were gaps filled for Harvard? Or was the record good?</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For the tree-ring analysis, we obtained monthly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min</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data for 1901-2019 from CRU v.4.04,</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41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again via the ForestGEO Climate Data Portal v1.0.</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40</w:t>
      </w:r>
      <w:r w:rsidDel="00000000" w:rsidR="00000000" w:rsidRPr="00000000">
        <w:rPr>
          <w:rtl w:val="0"/>
        </w:rPr>
      </w:r>
    </w:p>
    <w:bookmarkStart w:colFirst="0" w:colLast="0" w:name="bookmark=id.2s8eyo1" w:id="9"/>
    <w:bookmarkEnd w:id="9"/>
    <w:p w:rsidR="00000000" w:rsidDel="00000000" w:rsidP="00000000" w:rsidRDefault="00000000" w:rsidRPr="00000000" w14:paraId="00000061">
      <w:pPr>
        <w:pStyle w:val="Heading2"/>
        <w:rPr/>
      </w:pPr>
      <w:r w:rsidDel="00000000" w:rsidR="00000000" w:rsidRPr="00000000">
        <w:rPr>
          <w:rtl w:val="0"/>
        </w:rPr>
        <w:t xml:space="preserve">1.1</w:t>
        <w:tab/>
        <w:t xml:space="preserve">Analyses</w:t>
      </w:r>
    </w:p>
    <w:bookmarkStart w:colFirst="0" w:colLast="0" w:name="bookmark=id.17dp8vu" w:id="10"/>
    <w:bookmarkEnd w:id="10"/>
    <w:p w:rsidR="00000000" w:rsidDel="00000000" w:rsidP="00000000" w:rsidRDefault="00000000" w:rsidRPr="00000000" w14:paraId="00000062">
      <w:pPr>
        <w:pStyle w:val="Heading3"/>
        <w:rPr/>
      </w:pPr>
      <w:r w:rsidDel="00000000" w:rsidR="00000000" w:rsidRPr="00000000">
        <w:rPr>
          <w:rtl w:val="0"/>
        </w:rPr>
        <w:t xml:space="preserve">Determining critical temperature windows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The period where the phenology milestone(s) were most affected by changes in early spring temperature was determined using the R package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climwin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42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This package tests the correlation between one or more climate variables and a biological variable over all consecutive time windows within a specified time-frame, reporting correlation and </w:t>
      </w:r>
      <m:oMath>
        <m:r>
          <m:t>Δ</m:t>
        </m:r>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AIC</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of each window. Here, we tested for correlation between temperature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min</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25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over the time window from January 1 to the mean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25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for the species group and site (Extended Data Table 2).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The critical time window is determined based on the subset of models that fall within the 95% confidence set.</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Here, we focused on defining critical temperature windows for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25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as opposed to other growth phenology parameters (Figure 1), because we were interested in the influence of temperature on the initiation of woody growth. We note that other growth parameters would be controlled by different critical temperature windows; for example, at SCBI </w:t>
      </w:r>
      <m:oMath>
        <m:r>
          <m:t>Δ</m:t>
        </m:r>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DBH</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responds most strongly to May-July climate.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24</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Determining the climate variables that most strongly control all parameters is beyond the scope of this analysis.</w:t>
      </w:r>
    </w:p>
    <w:bookmarkStart w:colFirst="0" w:colLast="0" w:name="bookmark=id.3rdcrjn" w:id="11"/>
    <w:bookmarkEnd w:id="11"/>
    <w:p w:rsidR="00000000" w:rsidDel="00000000" w:rsidP="00000000" w:rsidRDefault="00000000" w:rsidRPr="00000000" w14:paraId="00000064">
      <w:pPr>
        <w:pStyle w:val="Heading3"/>
        <w:rPr/>
      </w:pPr>
      <w:r w:rsidDel="00000000" w:rsidR="00000000" w:rsidRPr="00000000">
        <w:rPr>
          <w:rtl w:val="0"/>
        </w:rPr>
        <w:t xml:space="preserve">Hypothesis testing</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This section needs work/ more detail.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Correlation between these variables and spring temperatures were assessed using a linear mixed model in a hierarchical Bayesian framework.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Mixed effects models were used to test the response of growth phenology variables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25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50</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75</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m:oMath>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DO</m:t>
        </m:r>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Y</m:t>
            </m:r>
          </m:e>
          <m:sub>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g</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m:t>
                </m:r>
              </m:sub>
            </m:s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g</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w:t>
      </w:r>
      <m:oMath>
        <m:r>
          <m:t>Δ</m:t>
        </m:r>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DBH</m:t>
        </m:r>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to fixed effects of xylem porosity and mean temperature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min</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during the critical temperature window selected by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climwin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along with random effects of species and tree. We ran separate models for each species group at each site, and for the response of all growth phenology variables to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max</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and </w:t>
      </w:r>
      <m:oMath>
        <m:sSub>
          <m:sSubPr>
            <m:ctrlPr>
              <w:rPr>
                <w:rFonts w:ascii="Palatino Linotype" w:cs="Palatino Linotype" w:eastAsia="Palatino Linotype" w:hAnsi="Palatino Linotype"/>
                <w:b w:val="0"/>
                <w:i w:val="0"/>
                <w:smallCaps w:val="0"/>
                <w:strike w:val="0"/>
                <w:color w:val="000000"/>
                <w:sz w:val="22"/>
                <w:szCs w:val="22"/>
                <w:u w:val="none"/>
                <w:shd w:fill="auto" w:val="clear"/>
                <w:vertAlign w:val="baseline"/>
              </w:rPr>
            </m:ctrlPr>
          </m:sSubPr>
          <m:e>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T</m:t>
            </m:r>
          </m:e>
          <m:sub>
            <m:r>
              <w:rPr>
                <w:rFonts w:ascii="Palatino Linotype" w:cs="Palatino Linotype" w:eastAsia="Palatino Linotype" w:hAnsi="Palatino Linotype"/>
                <w:b w:val="0"/>
                <w:i w:val="0"/>
                <w:smallCaps w:val="0"/>
                <w:strike w:val="0"/>
                <w:color w:val="000000"/>
                <w:sz w:val="22"/>
                <w:szCs w:val="22"/>
                <w:u w:val="none"/>
                <w:shd w:fill="auto" w:val="clear"/>
                <w:vertAlign w:val="baseline"/>
              </w:rPr>
              <m:t xml:space="preserve">min</m:t>
            </m:r>
          </m:sub>
        </m:sSub>
      </m:oMath>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Models were run using the LME4 package in R.</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superscript"/>
          <w:rtl w:val="0"/>
        </w:rPr>
        <w:t xml:space="preserve">43</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This mixed-effect model was run within a hierarchical Bayesian framework and fit using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rstanarm</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R interface to the Stan programming language.</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superscript"/>
          <w:rtl w:val="0"/>
        </w:rPr>
        <w:t xml:space="preserve">rstanarm_2020?</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In all cases unless otherwise specified, all prior distributions are set to be the weakly informative defaults. </w:t>
      </w:r>
    </w:p>
    <w:bookmarkStart w:colFirst="0" w:colLast="0" w:name="bookmark=id.26in1rg" w:id="12"/>
    <w:bookmarkEnd w:id="12"/>
    <w:p w:rsidR="00000000" w:rsidDel="00000000" w:rsidP="00000000" w:rsidRDefault="00000000" w:rsidRPr="00000000" w14:paraId="00000069">
      <w:pPr>
        <w:pStyle w:val="Heading1"/>
        <w:rPr/>
      </w:pPr>
      <w:r w:rsidDel="00000000" w:rsidR="00000000" w:rsidRPr="00000000">
        <w:rPr>
          <w:rtl w:val="0"/>
        </w:rPr>
        <w:t xml:space="preserve">Acknowledgements</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people: (everyone who helped collect data– see list on GitHub), Jess Shue (data) Funding: ForestGEO</w:t>
      </w:r>
    </w:p>
    <w:bookmarkStart w:colFirst="0" w:colLast="0" w:name="bookmark=id.lnxbz9" w:id="13"/>
    <w:bookmarkEnd w:id="13"/>
    <w:p w:rsidR="00000000" w:rsidDel="00000000" w:rsidP="00000000" w:rsidRDefault="00000000" w:rsidRPr="00000000" w14:paraId="0000006B">
      <w:pPr>
        <w:pStyle w:val="Heading1"/>
        <w:rPr/>
      </w:pPr>
      <w:r w:rsidDel="00000000" w:rsidR="00000000" w:rsidRPr="00000000">
        <w:rPr>
          <w:rtl w:val="0"/>
        </w:rPr>
        <w:t xml:space="preserve">Author Contributions</w:t>
      </w:r>
    </w:p>
    <w:bookmarkStart w:colFirst="0" w:colLast="0" w:name="bookmark=id.35nkun2" w:id="14"/>
    <w:bookmarkEnd w:id="14"/>
    <w:p w:rsidR="00000000" w:rsidDel="00000000" w:rsidP="00000000" w:rsidRDefault="00000000" w:rsidRPr="00000000" w14:paraId="0000006C">
      <w:pPr>
        <w:pStyle w:val="Heading1"/>
        <w:rPr/>
      </w:pPr>
      <w:r w:rsidDel="00000000" w:rsidR="00000000" w:rsidRPr="00000000">
        <w:rPr>
          <w:rtl w:val="0"/>
        </w:rPr>
        <w:t xml:space="preserve">Additional Information</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Supplementary Information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is available for this paper.</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Correspondence and requests for materials should be addressed to Kristina Anderson-Teixeira (</w:t>
      </w:r>
      <w:hyperlink r:id="rId29">
        <w:r w:rsidDel="00000000" w:rsidR="00000000" w:rsidRPr="00000000">
          <w:rPr>
            <w:rFonts w:ascii="Palatino Linotype" w:cs="Palatino Linotype" w:eastAsia="Palatino Linotype" w:hAnsi="Palatino Linotype"/>
            <w:b w:val="0"/>
            <w:i w:val="0"/>
            <w:smallCaps w:val="0"/>
            <w:strike w:val="0"/>
            <w:color w:val="4f81bd"/>
            <w:sz w:val="22"/>
            <w:szCs w:val="22"/>
            <w:u w:val="none"/>
            <w:shd w:fill="auto" w:val="clear"/>
            <w:vertAlign w:val="baseline"/>
            <w:rtl w:val="0"/>
          </w:rPr>
          <w:t xml:space="preserve">teixeirak@si.edu</w:t>
        </w:r>
      </w:hyperlink>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bookmarkStart w:colFirst="0" w:colLast="0" w:name="bookmark=id.1ksv4uv" w:id="15"/>
    <w:bookmarkEnd w:id="15"/>
    <w:p w:rsidR="00000000" w:rsidDel="00000000" w:rsidP="00000000" w:rsidRDefault="00000000" w:rsidRPr="00000000" w14:paraId="0000006F">
      <w:pPr>
        <w:pStyle w:val="Heading1"/>
        <w:rPr/>
      </w:pPr>
      <w:r w:rsidDel="00000000" w:rsidR="00000000" w:rsidRPr="00000000">
        <w:rPr>
          <w:rtl w:val="0"/>
        </w:rPr>
        <w:t xml:space="preserve">References</w:t>
      </w:r>
    </w:p>
    <w:bookmarkStart w:colFirst="0" w:colLast="0" w:name="bookmark=id.2jxsxqh" w:id="16"/>
    <w:bookmarkEnd w:id="16"/>
    <w:bookmarkStart w:colFirst="0" w:colLast="0" w:name="bookmark=id.44sinio" w:id="17"/>
    <w:bookmarkEnd w:id="17"/>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1. Jeong, S.-J., Ho, C.-H., Gim, H.-J. &amp; Brown, M. E. Phenology shifts at start vs. End of growing season in temperate vegetation over the Northern Hemisphere for the period 1982.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Global Change Biology</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17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2385–2399 (2011).</w:t>
      </w:r>
    </w:p>
    <w:bookmarkStart w:colFirst="0" w:colLast="0" w:name="bookmark=id.z337ya" w:id="18"/>
    <w:bookmarkEnd w:id="18"/>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2. Keenan, T. F.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Net carbon uptake has increased through warming-induced changes in temperate forest phenology.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Nature Climate Change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4</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598–604 (2014).</w:t>
      </w:r>
    </w:p>
    <w:bookmarkStart w:colFirst="0" w:colLast="0" w:name="bookmark=id.3j2qqm3" w:id="19"/>
    <w:bookmarkEnd w:id="19"/>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3. Menzel, A. &amp; Fabian, P. Growing season extended in Europe.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Nature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397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659–659 (1999).</w:t>
      </w:r>
    </w:p>
    <w:bookmarkStart w:colFirst="0" w:colLast="0" w:name="bookmark=id.1y810tw" w:id="20"/>
    <w:bookmarkEnd w:id="20"/>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4. Menzel, A.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European phenological response to climate change matches the warming pattern.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Global Change Biology</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12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1969–1976 (2006).</w:t>
      </w:r>
    </w:p>
    <w:bookmarkStart w:colFirst="0" w:colLast="0" w:name="bookmark=id.4i7ojhp" w:id="21"/>
    <w:bookmarkEnd w:id="21"/>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5. Ibáñez, I.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Forecasting phenology under global warming.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Philosophical Transactions of the Royal Society B: Biological Sciences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365</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3247–3260 (2010).</w:t>
      </w:r>
    </w:p>
    <w:bookmarkStart w:colFirst="0" w:colLast="0" w:name="bookmark=id.2xcytpi" w:id="22"/>
    <w:bookmarkEnd w:id="22"/>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6. Keeling, C. D., Chin, J. F. S. &amp; Whorf, T. P. Increased activity of northern vegetation inferred from atmospheric CO 2 measurements.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Nature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382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146–149 (1996).</w:t>
      </w:r>
    </w:p>
    <w:bookmarkStart w:colFirst="0" w:colLast="0" w:name="bookmark=id.1ci93xb" w:id="23"/>
    <w:bookmarkEnd w:id="23"/>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7. Dragoni, D.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Evidence of increased net ecosystem productivity associated with a longer vegetated season in a deciduous forest in south-central Indiana, USA.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Global Change Biology</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17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886–897 (2011).</w:t>
      </w:r>
    </w:p>
    <w:bookmarkStart w:colFirst="0" w:colLast="0" w:name="bookmark=id.3whwml4" w:id="24"/>
    <w:bookmarkEnd w:id="24"/>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8. Crabbe, R. A.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Extreme warm temperatures alter forest phenology and productivity in Europe.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Science of The Total Environment</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563-564</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486–495 (2016).</w:t>
      </w:r>
    </w:p>
    <w:bookmarkStart w:colFirst="0" w:colLast="0" w:name="bookmark=id.2bn6wsx" w:id="25"/>
    <w:bookmarkEnd w:id="25"/>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9. Zhou, 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Explaining inter-annual variability of gross primary productivity from plant phenology and physiology.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Agricultural and Forest Meteorology</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226-227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246–256 (2016).</w:t>
      </w:r>
    </w:p>
    <w:bookmarkStart w:colFirst="0" w:colLast="0" w:name="bookmark=id.qsh70q" w:id="26"/>
    <w:bookmarkEnd w:id="26"/>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10. Fu, Z.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Maximum carbon uptake rate dominates the interannual variability of global net ecosystem exchange.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Global Change Biology</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25</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3381–3394 (2019).</w:t>
      </w:r>
    </w:p>
    <w:bookmarkStart w:colFirst="0" w:colLast="0" w:name="bookmark=id.3as4poj" w:id="27"/>
    <w:bookmarkEnd w:id="27"/>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11. Anderson-Teixeira, K. J.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Carbon cycling in mature and regrowth forests globally.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Environmental Research Letters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(2021) doi:</w:t>
      </w:r>
      <w:hyperlink r:id="rId30">
        <w:r w:rsidDel="00000000" w:rsidR="00000000" w:rsidRPr="00000000">
          <w:rPr>
            <w:rFonts w:ascii="Palatino Linotype" w:cs="Palatino Linotype" w:eastAsia="Palatino Linotype" w:hAnsi="Palatino Linotype"/>
            <w:b w:val="0"/>
            <w:i w:val="0"/>
            <w:smallCaps w:val="0"/>
            <w:strike w:val="0"/>
            <w:color w:val="4f81bd"/>
            <w:sz w:val="22"/>
            <w:szCs w:val="22"/>
            <w:u w:val="none"/>
            <w:shd w:fill="auto" w:val="clear"/>
            <w:vertAlign w:val="baseline"/>
            <w:rtl w:val="0"/>
          </w:rPr>
          <w:t xml:space="preserve">10.1088/1748-9326/abed01</w:t>
        </w:r>
      </w:hyperlink>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bookmarkStart w:colFirst="0" w:colLast="0" w:name="bookmark=id.1pxezwc" w:id="28"/>
    <w:bookmarkEnd w:id="28"/>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12. Xue, B.-L.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Global patterns of woody residence time and its influence on model simulation of aboveground biomass.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Global Biogeochemical Cycles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31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821–835 (2017).</w:t>
      </w:r>
    </w:p>
    <w:bookmarkStart w:colFirst="0" w:colLast="0" w:name="bookmark=id.49x2ik5" w:id="29"/>
    <w:bookmarkEnd w:id="29"/>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13. Russell, M. B.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Residence Times and Decay Rates of Downed Woody Debris Biomass/Carbon in Eastern US Forests.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Ecosystems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17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765–777 (2014).</w:t>
      </w:r>
    </w:p>
    <w:bookmarkStart w:colFirst="0" w:colLast="0" w:name="bookmark=id.2p2csry" w:id="30"/>
    <w:bookmarkEnd w:id="30"/>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14. Profft, I., Mund, M., Weber, G.-E., Weller, E. &amp; Schulze, E.-D. Forest management and carbon sequestration in wood products.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European Journal of Forest Research</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128</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399–413 (2009).</w:t>
      </w:r>
    </w:p>
    <w:bookmarkStart w:colFirst="0" w:colLast="0" w:name="bookmark=id.147n2zr" w:id="31"/>
    <w:bookmarkEnd w:id="31"/>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15. Zohner, C. M. &amp; Renner, S. S. Ongoing seasonally uneven climate warming leads to earlier autumn growth cessation in deciduous trees.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Oecologia</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189</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549–561 (2019).</w:t>
      </w:r>
    </w:p>
    <w:bookmarkStart w:colFirst="0" w:colLast="0" w:name="bookmark=id.3o7alnk" w:id="32"/>
    <w:bookmarkEnd w:id="32"/>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16. Zani, D., Crowther, T. W., Mo, L., Renner, S. S. &amp; Zohner, C. M. Increased growing-season productivity drives earlier autumn leaf senescence in temperate trees. 7 (2020).</w:t>
      </w:r>
    </w:p>
    <w:bookmarkStart w:colFirst="0" w:colLast="0" w:name="bookmark=id.23ckvvd" w:id="33"/>
    <w:bookmarkEnd w:id="33"/>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17. Arora, V. K.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Carbonconcentration and carbonclimate feedbacks in CMIP6 models and their comparison to CMIP5 models.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Biogeosciences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17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4173–4222 (2020).</w:t>
      </w:r>
    </w:p>
    <w:bookmarkStart w:colFirst="0" w:colLast="0" w:name="bookmark=id.ihv636" w:id="34"/>
    <w:bookmarkEnd w:id="34"/>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18. Friedlingstein, P.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Global Carbon Budget 2020.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Earth System Science Data</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12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3269–3340 (2020).</w:t>
      </w:r>
    </w:p>
    <w:bookmarkStart w:colFirst="0" w:colLast="0" w:name="bookmark=id.32hioqz" w:id="35"/>
    <w:bookmarkEnd w:id="35"/>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19. Parmesan, C. &amp; Yohe, G. A globally coherent fingerprint of climate change impacts across natural systems.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Nature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421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37–42 (2003).</w:t>
      </w:r>
    </w:p>
    <w:bookmarkStart w:colFirst="0" w:colLast="0" w:name="bookmark=id.1hmsyys" w:id="36"/>
    <w:bookmarkEnd w:id="36"/>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20. Friedl, M. A.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tale of two springs: Using recent climate anomalies to characterize the sensitivity of temperate forest phenology to climate change.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w:t>
      </w:r>
      <w:sdt>
        <w:sdtPr>
          <w:tag w:val="goog_rdk_65"/>
        </w:sdtPr>
        <w:sdtContent>
          <w:commentRangeStart w:id="48"/>
        </w:sdtContent>
      </w:sdt>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nvironme</w:t>
      </w:r>
      <w:commentRangeEnd w:id="48"/>
      <w:r w:rsidDel="00000000" w:rsidR="00000000" w:rsidRPr="00000000">
        <w:commentReference w:id="48"/>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ntal Research Letters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9</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054006 (2014).</w:t>
      </w:r>
    </w:p>
    <w:bookmarkStart w:colFirst="0" w:colLast="0" w:name="bookmark=id.41mghml" w:id="37"/>
    <w:bookmarkEnd w:id="37"/>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21. Keenan, T. F. &amp; Richardson, A. D. The timing of autumn senescence is affected by the timing of spring phenology: Implications for predictive models.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Global Change Biology</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21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2634–2641 (2015).</w:t>
      </w:r>
    </w:p>
    <w:bookmarkStart w:colFirst="0" w:colLast="0" w:name="bookmark=id.2grqrue" w:id="38"/>
    <w:bookmarkEnd w:id="38"/>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22. Vitasse, Y., Porté, A. J., Kremer, A., Michalet, R. &amp; Delzon, S. Responses of canopy duration to temperature changes in four temperate tree species: Relative contributions of spring and autumn leaf phenology.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Oecologia</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161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187–198 (2009).</w:t>
      </w:r>
    </w:p>
    <w:bookmarkStart w:colFirst="0" w:colLast="0" w:name="bookmark=id.vx1227" w:id="39"/>
    <w:bookmarkEnd w:id="39"/>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23. Churkina, G., Schimel, D., Braswell, B. H. &amp; Xiao, X. Spatial analysis of growing season length control over net ecosystem exchange.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Global Change Biology</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11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1777–1787 (2005).</w:t>
      </w:r>
    </w:p>
    <w:bookmarkStart w:colFirst="0" w:colLast="0" w:name="bookmark=id.3fwokq0" w:id="40"/>
    <w:bookmarkEnd w:id="40"/>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24. Helcoski, R.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Growing season moisture drives interannual variation in woody productivity of a temperate deciduous forest.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New Phytologist</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223</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1204–1216 (2019).</w:t>
      </w:r>
    </w:p>
    <w:bookmarkStart w:colFirst="0" w:colLast="0" w:name="bookmark=id.1v1yuxt" w:id="41"/>
    <w:bookmarkEnd w:id="41"/>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25. McMahon, S. M. &amp; Parker, G. G. A general model of intra-annual tree growth using dendrometer bands.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Ecology and Evolution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5</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243–254 (2015).</w:t>
      </w:r>
    </w:p>
    <w:bookmarkStart w:colFirst="0" w:colLast="0" w:name="bookmark=id.4f1mdlm" w:id="42"/>
    <w:bookmarkEnd w:id="42"/>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26. D’Orangeville, L.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Drought timing and local climate determine the sensitivity of eastern temperate forests to drought.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Global Change Biology</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24</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2339–2351 (2018).</w:t>
      </w:r>
    </w:p>
    <w:bookmarkStart w:colFirst="0" w:colLast="0" w:name="bookmark=id.2u6wntf" w:id="43"/>
    <w:bookmarkEnd w:id="43"/>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27. Alexander, M. R.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potential to strengthen temperature reconstructions in ecoregions with limited tree line using a multispecies approach.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Quaternary Research</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92</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583–597 (2019).</w:t>
      </w:r>
    </w:p>
    <w:bookmarkStart w:colFirst="0" w:colLast="0" w:name="bookmark=id.19c6y18" w:id="44"/>
    <w:bookmarkEnd w:id="44"/>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28. Wolf, 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Warm spring reduced carbon cycle impact of the 2012 US summer drought.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Proceedings of the National Academy of Sciences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113</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5880–5885 (2016).</w:t>
      </w:r>
    </w:p>
    <w:bookmarkStart w:colFirst="0" w:colLast="0" w:name="bookmark=id.3tbugp1" w:id="45"/>
    <w:bookmarkEnd w:id="45"/>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29. Maxwell, J. T., Harley, G. L. &amp; Robeson, S. M. On the declining relationship between tree growth and climate in the Midwest United States: The fading drought signal.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Climatic Change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138</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127–142 (2016).</w:t>
      </w:r>
    </w:p>
    <w:bookmarkStart w:colFirst="0" w:colLast="0" w:name="bookmark=id.28h4qwu" w:id="46"/>
    <w:bookmarkEnd w:id="46"/>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30. Cuny, H. 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Woody biomass production lags stem-girth increase by over one month in coniferous forests.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Nature Plants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1</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15160 (2015).</w:t>
      </w:r>
    </w:p>
    <w:bookmarkStart w:colFirst="0" w:colLast="0" w:name="bookmark=id.nmf14n" w:id="47"/>
    <w:bookmarkEnd w:id="47"/>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31. Trumbore, S., Gaudinski, J. B., Hanson, P. J. &amp; Southon, J. R. Quantifying ecosystem-atmosphere carbon exchange with a 14C label.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Eos, Transactions American Geophysical Union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83</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265–268 (2002).</w:t>
      </w:r>
    </w:p>
    <w:bookmarkStart w:colFirst="0" w:colLast="0" w:name="bookmark=id.37m2jsg" w:id="48"/>
    <w:bookmarkEnd w:id="48"/>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32. Richardson, A. D.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Seasonal dynamics and age of stemwood nonstructural carbohydrates in temperate forest trees.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New Phytologist</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197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850–861 (2013).</w:t>
      </w:r>
    </w:p>
    <w:bookmarkStart w:colFirst="0" w:colLast="0" w:name="bookmark=id.1mrcu09" w:id="49"/>
    <w:bookmarkEnd w:id="49"/>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33. Banbury Morgan, R.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Global patterns of forest autotrophic carbon fluxes.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Global Change Biology</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gcb.15574 (2021) doi:</w:t>
      </w:r>
      <w:hyperlink r:id="rId31">
        <w:r w:rsidDel="00000000" w:rsidR="00000000" w:rsidRPr="00000000">
          <w:rPr>
            <w:rFonts w:ascii="Palatino Linotype" w:cs="Palatino Linotype" w:eastAsia="Palatino Linotype" w:hAnsi="Palatino Linotype"/>
            <w:b w:val="0"/>
            <w:i w:val="0"/>
            <w:smallCaps w:val="0"/>
            <w:strike w:val="0"/>
            <w:color w:val="4f81bd"/>
            <w:sz w:val="22"/>
            <w:szCs w:val="22"/>
            <w:u w:val="none"/>
            <w:shd w:fill="auto" w:val="clear"/>
            <w:vertAlign w:val="baseline"/>
            <w:rtl w:val="0"/>
          </w:rPr>
          <w:t xml:space="preserve">10.1111/gcb.15574</w:t>
        </w:r>
      </w:hyperlink>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bookmarkStart w:colFirst="0" w:colLast="0" w:name="bookmark=id.46r0co2" w:id="50"/>
    <w:bookmarkEnd w:id="50"/>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34. Friedl, M., Gray, J. &amp; Sulla-Menashe, D. MCD12Q2 MODIS/Terra+Aqua Land Cover Dynamics Yearly L3 Global 500m SIN Grid V006. (2019) doi:</w:t>
      </w:r>
      <w:hyperlink r:id="rId32">
        <w:r w:rsidDel="00000000" w:rsidR="00000000" w:rsidRPr="00000000">
          <w:rPr>
            <w:rFonts w:ascii="Palatino Linotype" w:cs="Palatino Linotype" w:eastAsia="Palatino Linotype" w:hAnsi="Palatino Linotype"/>
            <w:b w:val="0"/>
            <w:i w:val="0"/>
            <w:smallCaps w:val="0"/>
            <w:strike w:val="0"/>
            <w:color w:val="4f81bd"/>
            <w:sz w:val="22"/>
            <w:szCs w:val="22"/>
            <w:u w:val="none"/>
            <w:shd w:fill="auto" w:val="clear"/>
            <w:vertAlign w:val="baseline"/>
            <w:rtl w:val="0"/>
          </w:rPr>
          <w:t xml:space="preserve">10.5067/MODIS/MCD12Q2.006</w:t>
        </w:r>
      </w:hyperlink>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bookmarkStart w:colFirst="0" w:colLast="0" w:name="bookmark=id.2lwamvv" w:id="51"/>
    <w:bookmarkEnd w:id="51"/>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35. Bourg, N. A., McShea, W. J., Thompson, J. R., McGarvey, J. C. &amp; Shen, X. Initial census, woody seedling, seed rain, and stand structure data for the SCBI SIGEO Large Forest Dynamics Plot: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Ecological Archives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E094-195.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Ecology</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94</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2111–2112 (2013).</w:t>
      </w:r>
    </w:p>
    <w:bookmarkStart w:colFirst="0" w:colLast="0" w:name="bookmark=id.111kx3o" w:id="52"/>
    <w:bookmarkEnd w:id="52"/>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36. Cook, E. R. A Time Series Analysis Approach to Tree Ring Standardization. vol. PhD (University of Arizona, 1985).</w:t>
      </w:r>
    </w:p>
    <w:bookmarkStart w:colFirst="0" w:colLast="0" w:name="bookmark=id.3l18frh" w:id="53"/>
    <w:bookmarkEnd w:id="53"/>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37.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Methods of Dendrochronology: Applications in the Environmental Sciences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(Springer Netherlands, 1990). doi:</w:t>
      </w:r>
      <w:hyperlink r:id="rId33">
        <w:r w:rsidDel="00000000" w:rsidR="00000000" w:rsidRPr="00000000">
          <w:rPr>
            <w:rFonts w:ascii="Palatino Linotype" w:cs="Palatino Linotype" w:eastAsia="Palatino Linotype" w:hAnsi="Palatino Linotype"/>
            <w:b w:val="0"/>
            <w:i w:val="0"/>
            <w:smallCaps w:val="0"/>
            <w:strike w:val="0"/>
            <w:color w:val="4f81bd"/>
            <w:sz w:val="22"/>
            <w:szCs w:val="22"/>
            <w:u w:val="none"/>
            <w:shd w:fill="auto" w:val="clear"/>
            <w:vertAlign w:val="baseline"/>
            <w:rtl w:val="0"/>
          </w:rPr>
          <w:t xml:space="preserve">10.1007/978-94-015-7879-0</w:t>
        </w:r>
      </w:hyperlink>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bookmarkStart w:colFirst="0" w:colLast="0" w:name="bookmark=id.206ipza" w:id="54"/>
    <w:bookmarkEnd w:id="54"/>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38. Cook, E. R. &amp; Peters, K. Calculating unbiased tree-ring indices for the study of climatic and environmental change.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The Holocene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361–370 (1997).</w:t>
      </w:r>
    </w:p>
    <w:bookmarkStart w:colFirst="0" w:colLast="0" w:name="bookmark=id.4k668n3" w:id="55"/>
    <w:bookmarkEnd w:id="55"/>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39. Jones, P. D., Osborn, T. J. &amp; Briffa, K. R. Estimating sampling errors in large-scale temperature averages.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Journal of Climate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10</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2548–2568 (1997).</w:t>
      </w:r>
    </w:p>
    <w:bookmarkStart w:colFirst="0" w:colLast="0" w:name="bookmark=id.2zbgiuw" w:id="56"/>
    <w:bookmarkEnd w:id="56"/>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40. Anderson-Teixeira, K.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Forestgeo/Climate: Initial release. (2020) doi:</w:t>
      </w:r>
      <w:hyperlink r:id="rId34">
        <w:r w:rsidDel="00000000" w:rsidR="00000000" w:rsidRPr="00000000">
          <w:rPr>
            <w:rFonts w:ascii="Palatino Linotype" w:cs="Palatino Linotype" w:eastAsia="Palatino Linotype" w:hAnsi="Palatino Linotype"/>
            <w:b w:val="0"/>
            <w:i w:val="0"/>
            <w:smallCaps w:val="0"/>
            <w:strike w:val="0"/>
            <w:color w:val="4f81bd"/>
            <w:sz w:val="22"/>
            <w:szCs w:val="22"/>
            <w:u w:val="none"/>
            <w:shd w:fill="auto" w:val="clear"/>
            <w:vertAlign w:val="baseline"/>
            <w:rtl w:val="0"/>
          </w:rPr>
          <w:t xml:space="preserve">10.5281/ZENODO.4041609</w:t>
        </w:r>
      </w:hyperlink>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t>
      </w:r>
    </w:p>
    <w:bookmarkStart w:colFirst="0" w:colLast="0" w:name="bookmark=id.1egqt2p" w:id="57"/>
    <w:bookmarkEnd w:id="57"/>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41. Harris, I., Osborn, T. J., Jones, P. &amp; Lister, D. Version 4 of the CRU TS monthly high-resolution gridded multivariate climate dataset.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Scientific Data</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(2020).</w:t>
      </w:r>
    </w:p>
    <w:bookmarkStart w:colFirst="0" w:colLast="0" w:name="bookmark=id.3ygebqi" w:id="58"/>
    <w:bookmarkEnd w:id="58"/>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42. van de Pol, M.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et al.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Identifying the best climatic predictors in ecology and evolution.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Methods in Ecology and Evolution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1246–1257 (2016).</w:t>
      </w:r>
    </w:p>
    <w:bookmarkStart w:colFirst="0" w:colLast="0" w:name="bookmark=id.2dlolyb" w:id="59"/>
    <w:bookmarkEnd w:id="59"/>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43. Bates, D., Mächler, M., Bolker, B. &amp; Walker, S. Fitting Linear Mixed-Effects Models Using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Lme4</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Journal of Statistical Software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67</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(2015).</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oïc D'Orangeville" w:id="33" w:date="2021-05-05T18:51:38Z">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really interesting</w:t>
      </w:r>
    </w:p>
  </w:comment>
  <w:comment w:author="Ian McGregor" w:id="0" w:date="2021-05-03T20:39:19Z">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 R. McGregor! Thanks</w:t>
      </w:r>
    </w:p>
  </w:comment>
  <w:comment w:author="Loïc D'Orangeville" w:id="48" w:date="2021-05-05T17:30:07Z">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information</w:t>
      </w:r>
    </w:p>
  </w:comment>
  <w:comment w:author="Neil Pederson" w:id="43" w:date="2021-05-07T21:40:28Z">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deciduous, but Junzhou's 6 yr overview paper shows this explicitly with biweekly microcore data</w:t>
      </w:r>
    </w:p>
  </w:comment>
  <w:comment w:author="Neil Pederson" w:id="39" w:date="2021-05-07T21:33:49Z">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Junzhou's paper is good here. A conifer, but showing that summer moisture can be more important to annual growth over spring temps</w:t>
      </w:r>
    </w:p>
  </w:comment>
  <w:comment w:author="Loïc D'Orangeville" w:id="11" w:date="2021-05-05T17:36:37Z">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was one thing I would try to improve, it would be the implications of our results in terms of C sink impacts. Providing some numbers would help get the point across that tree growth is critical component of C sequestration.</w:t>
      </w:r>
    </w:p>
  </w:comment>
  <w:comment w:author="Neil Pederson" w:id="12" w:date="2021-05-07T21:07:15Z">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comment>
  <w:comment w:author="Alan Tepley" w:id="6" w:date="2021-05-14T22:45:37Z">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persistent</w:t>
      </w:r>
    </w:p>
  </w:comment>
  <w:comment w:author="Alan Tepley" w:id="40" w:date="2021-05-15T00:36:31Z">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theory, this could be tested by comparing stable-C isotopes in the current year's earlywood to the previous year's latewood.</w:t>
      </w:r>
    </w:p>
  </w:comment>
  <w:comment w:author="Loïc D'Orangeville" w:id="13" w:date="2021-05-05T17:40:59Z">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probably getting ahead of myself, but this sentence/description could be fleshed out a bit more to better sell the value/uniqueness of the data. N trees/sites, temporal resolution of growth data etc.</w:t>
      </w:r>
    </w:p>
  </w:comment>
  <w:comment w:author="Alan Tepley" w:id="14" w:date="2021-05-14T23:44:32Z">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In the format for Nature papers, this information is buried in the Methods, which are at the end of the paper.</w:t>
      </w:r>
    </w:p>
  </w:comment>
  <w:comment w:author="Justin Maxwell" w:id="10" w:date="2021-05-15T18:48:41Z">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need to be specific if you're talking about negative or positive response to temperature here.</w:t>
      </w:r>
    </w:p>
  </w:comment>
  <w:comment w:author="Alan Tepley" w:id="26" w:date="2021-05-14T22:52:15Z">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the time window on the x-axis for SCBI ring-porous species so much shorter than the time window on the x-axis in the other three panels?</w:t>
      </w:r>
    </w:p>
  </w:comment>
  <w:comment w:author="Alan Tepley" w:id="31" w:date="2021-05-15T00:06:05Z">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it be easy to calculate the heat sum at which greenup occurs? I would assume that the heat sum remains relatively constant, but the day of year at which it occurs varies from year to year. The heat sum at which 25, 50, and 75% of growth occurs might be a lot more variable from year to year.</w:t>
      </w:r>
    </w:p>
  </w:comment>
  <w:comment w:author="Alan Tepley" w:id="45" w:date="2021-05-14T22:54:26Z">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anomalies?</w:t>
      </w:r>
    </w:p>
  </w:comment>
  <w:comment w:author="Justin Maxwell" w:id="44" w:date="2021-05-15T19:05:35Z">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water demand will increase as well during spring.</w:t>
      </w:r>
    </w:p>
  </w:comment>
  <w:comment w:author="Valentine Herrmann" w:id="15" w:date="2021-05-03T19:01:17Z">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separate the table into its own "table"?</w:t>
      </w:r>
    </w:p>
  </w:comment>
  <w:comment w:author="Alan Tepley" w:id="2" w:date="2021-05-14T23:02:10Z">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Possible alternative wording for the first two sentences that reduces the wording a bit:</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Climate change is extending the growing season in temperate deciduous forests, as warmer springs cause earlier leaf-out. Although it may seem that these changes would increase annual CO2 sequestration, little is known about how spring temperatures affect stem growth, which consumes only a modest portion of the carbon fixed annually but sequesters that carbon in wood that has a long residence time in the ecosystem or as wood products.</w:t>
      </w:r>
    </w:p>
  </w:comment>
  <w:comment w:author="Justin Maxwell" w:id="38" w:date="2021-05-15T19:01:22Z">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of course but it feels strange that we have left out soil moisture in any of the analyses. I agree with Neil's previous comment about including SPEI. Even with the TR network, you see more negative responses from the more western locations due to a more arid climate compared to NE or smokies. It feels like we are missing a small piece of the story.</w:t>
      </w:r>
    </w:p>
  </w:comment>
  <w:comment w:author="Alan Tepley" w:id="46" w:date="2021-05-14T22:55:44Z">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variables are illustrated in Fig. 3 of Martin et al. (2017):</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https://nph.onlinelibrary.wiley.com/doi/full/10.1111/nph.14668</w:t>
      </w:r>
    </w:p>
  </w:comment>
  <w:comment w:author="Ian McGregor" w:id="5" w:date="2021-05-03T20:50:21Z">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advisor recently showed us a paper from 1980s about thinking of plant C uptake in economic terms; this paper suggested from before that what we're seeing would be the case, and now we see proof of that.</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https://www.annualreviews.org/doi/abs/10.1146/annurev.es.16.110185.002051</w:t>
      </w:r>
    </w:p>
  </w:comment>
  <w:comment w:author="Neil Pederson" w:id="21" w:date="2021-05-07T21:17:05Z">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cool. What does it look like for wet and dry years? Could use SPEI, too. Or, early springs, wet years vs early springs and dry years...then somehow including early fall temperatures, like maybe Sept as the key month.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Junzhou Zhou's work indicates spring temps do not overcome the importance of drought across elevations over multiple years: https://www.sciencedirect.com/science/article/pii/S0341816220304860</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cool, but now I wonder, if for Nature, you take it farther with the importance of moisture. If it proves to be important, well, that is where dendro can provide much infor that would back up the data here</w:t>
      </w:r>
    </w:p>
  </w:comment>
  <w:comment w:author="Ryan Helcoski" w:id="3" w:date="2021-05-06T22:50:01Z">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shortened to a single intro sentence and placed right before the next paragraph</w:t>
      </w:r>
    </w:p>
  </w:comment>
  <w:comment w:author="Ian McGregor" w:id="4" w:date="2021-05-03T20:45:15Z">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general for the first part of this paragraph I can contribute other sources if need be; my lab does a good bit with this.</w:t>
      </w:r>
    </w:p>
  </w:comment>
  <w:comment w:author="Ian McGregor" w:id="16" w:date="2021-05-03T20:52:40Z">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Valentine - Fig.1 takes a minute to understand, so having the table be separate may be easier on the reader</w:t>
      </w:r>
    </w:p>
  </w:comment>
  <w:comment w:author="Krista Teixeira" w:id="17" w:date="2021-05-04T17:40:40Z">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see the point of potentially separating them (which would be possible if we drop one figure). But note that the definitions of the symbols in part (a) are all given in part (b), which I think is a pretty strong motivation to keep them together. Interested to hear what others think.</w:t>
      </w:r>
    </w:p>
  </w:comment>
  <w:comment w:author="Loïc D'Orangeville" w:id="18" w:date="2021-05-05T18:29:42Z">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find the results super interesting! I think if we could simplify the figure, then we can keep both together. My 2 cents:</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CTW: I'm not sure it really helps to keep this grey area in. Remove?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 many dashed vertical lines! Maybe the red lines could only cover the upper part (from top of figure down to red curve), while blue line could only cover lower part (from bottom of figure up to blue curve)?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replace the black/grey squares of the legend with actual black/grey arrows</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is just my personal preference, but I find too many acronyms confuse the reader.</w:t>
      </w:r>
    </w:p>
  </w:comment>
  <w:comment w:author="Neil Pederson" w:id="19" w:date="2021-05-07T21:08:23Z">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about acronyms (and the above)</w:t>
      </w:r>
    </w:p>
  </w:comment>
  <w:comment w:author="Alan Tepley" w:id="20" w:date="2021-05-14T23:15:07Z">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had to spend some time to follow everything in the figure, but I think all of the information is important. Can the y-axis in (a) be changed to stem radius or stem diameter? Is there a way to adjust the shapes of the curves to make more separation between the red and blue vertical lines? Maybe the black arrow representing the shift in DOYgmax could be shown with a dotted line because the red and blue lines for DOYgmax are shown with dotted lines. Or, if there is room, you could have an upper panel of (a) that only shows stem radius on the y-axis. Then, you could show stem radius increment on the y-axis of the second panel, where the curve would be a parabola where the peak corresponds to the inflection point of the curve in (a). You could indicate the shift in DOYgmax as a shift in the peak of the parabola. See Fig. 3 in Martin et al. (2017; https://nph.onlinelibrary.wiley.com/doi/full/10.1111/nph.14668) for an example of this, but they do not include the shift in the curve in warmer springs.</w:t>
      </w:r>
    </w:p>
  </w:comment>
  <w:comment w:author="Neil Pederson" w:id="32" w:date="2021-05-07T21:24:11Z">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fascinating!</w:t>
      </w:r>
    </w:p>
  </w:comment>
  <w:comment w:author="Justin Maxwell" w:id="47" w:date="2021-05-15T19:08:09Z">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Maxwell, J. T., Harley, G. L., Matheus, T. J., Strange, B. M., Van Aken, K., Au, T. F., &amp; Bregy, J. C. (2020). Sampling density and date along with species selection influence spatial representation of tree-ring reconstructions. Climate of the Past, 16(5), 1901-1916.</w:t>
      </w:r>
    </w:p>
  </w:comment>
  <w:comment w:author="Leah Robinson" w:id="28" w:date="2021-05-03T19:38:05Z">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see how figure 3 helps. too small and too cluttered with what seems like the same information as figure 2.</w:t>
      </w:r>
    </w:p>
  </w:comment>
  <w:comment w:author="Loïc D'Orangeville" w:id="29" w:date="2021-05-05T18:54:50Z">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there is some level of repetition between figures 2c,d and figure 3. What I like about figure 3 is that it enables you to show the variability, and the temperature~phenology relationship is somehow clearer.</w:t>
      </w:r>
    </w:p>
  </w:comment>
  <w:comment w:author="Alan Tepley" w:id="8" w:date="2021-05-14T22:51:00Z">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Stem growth phenology could be evaluated using micro-cores, but I don't know of any examples from eastern deciduous forests.</w:t>
      </w:r>
    </w:p>
  </w:comment>
  <w:comment w:author="Justin Maxwell" w:id="9" w:date="2021-05-15T18:46:07Z">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related but is a preprint and a confier:</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https://www.biorxiv.org/content/biorxiv/early/2020/09/27/2020.09.25.313569.full.pdf</w:t>
      </w:r>
    </w:p>
  </w:comment>
  <w:comment w:author="Leah Robinson" w:id="36" w:date="2021-05-03T19:42:41Z">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boxes help. the significant results are not mentioned in figure description and not able to tell circle from triangle.</w:t>
      </w:r>
    </w:p>
  </w:comment>
  <w:comment w:author="Leah Robinson" w:id="22" w:date="2021-05-03T19:37:15Z">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not see how top and bottom can be combined without confusion. also took time for find G, M, P, and S on A &amp; B.  maybe call the y axis - leaf phenology</w:t>
      </w:r>
    </w:p>
  </w:comment>
  <w:comment w:author="Ryan Helcoski" w:id="1" w:date="2021-05-06T22:48:58Z">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to shorten this section we should keep this part ( 128 words, I love these lines, they're powerful and surprising), gut the middle and then keep the last 2 sentences.</w:t>
      </w:r>
    </w:p>
  </w:comment>
  <w:comment w:author="Alan Tepley" w:id="7" w:date="2021-05-14T22:49:50Z">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Here's an example that used point dendrometers and micro-cores in a western coniferous forest:</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https://nph.onlinelibrary.wiley.com/doi/full/10.1111/nph.14668</w:t>
      </w:r>
    </w:p>
  </w:comment>
  <w:comment w:author="Neil Pederson" w:id="41" w:date="2021-05-07T21:38:48Z">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Junzhou's paper indicates they can adapt after a mid season drought if warm and wet:</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https://link.springer.com/article/10.1007/s13595-020-01008-1</w:t>
      </w:r>
    </w:p>
  </w:comment>
  <w:comment w:author="Alan Tepley" w:id="42" w:date="2021-05-15T00:43:07Z">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see Gessler et al. 2020:</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https://nph.onlinelibrary.wiley.com/doi/full/10.1111/nph.16703?af=R</w:t>
      </w:r>
    </w:p>
  </w:comment>
  <w:comment w:author="Ian McGregor" w:id="24" w:date="2021-05-03T21:00:19Z">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Valentine</w:t>
      </w:r>
    </w:p>
  </w:comment>
  <w:comment w:author="Loïc D'Orangeville" w:id="25" w:date="2021-05-05T18:36:23Z">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 like the idea of combining leaf and stem phenology on single plot, as long as they're not one on top of the other, with separate Y axes. You reduce from 4 to 2 panels.</w:t>
      </w:r>
    </w:p>
  </w:comment>
  <w:comment w:author="Neil Pederson" w:id="34" w:date="2021-05-07T21:30:11Z">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conifers are the more consistent responders to temps in winter-&gt;spring in temperate eastern north America. https://harvardforest1.fas.harvard.edu/sites/harvardforest.fas.harvard.edu/files/publications/pdfs/Alexander_QR_2019.pdf</w:t>
      </w:r>
    </w:p>
  </w:comment>
  <w:comment w:author="Valentine Herrmann" w:id="30" w:date="2021-05-03T18:56:51Z">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DOYgmax</w:t>
      </w:r>
    </w:p>
  </w:comment>
  <w:comment w:author="Valentine Herrmann" w:id="23" w:date="2021-05-03T18:16:47Z">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may make the figure harder to understand. I like it the way it is.</w:t>
      </w:r>
    </w:p>
  </w:comment>
  <w:comment w:author="Valentine Herrmann" w:id="35" w:date="2021-05-03T19:03:54Z">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black rectangles are confusing. I expected an explanation in the legend but then realized it was just the 2 focus sites. I think the little bars on the left are enough.</w:t>
      </w:r>
    </w:p>
  </w:comment>
  <w:comment w:author="Valentine Herrmann" w:id="27" w:date="2021-05-03T18:17:58Z">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this figure brings extra info after figure 2...? Maybe move to supplementary?</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not, explain what each dot represent.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would also help to add some transparency to the dots and/or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move each group left or right of the vertical line that represents Tmax they are associated with. (Just a ideas to try to avoid the overlap).</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you tried to keep y-axis constant across plots?</w:t>
      </w:r>
    </w:p>
  </w:comment>
  <w:comment w:author="Ian McGregor" w:id="37" w:date="2021-05-06T13:09:34Z">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you seen this paper? I'm wondering if our differences in findings are because they used only 3 species and looked at roots?</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https://besjournals.onlinelibrary.wiley.com/doi/10.1111/1365-2745.13682</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9B" w15:done="0"/>
  <w15:commentEx w15:paraId="0000009C" w15:done="0"/>
  <w15:commentEx w15:paraId="0000009D" w15:done="0"/>
  <w15:commentEx w15:paraId="0000009E" w15:done="0"/>
  <w15:commentEx w15:paraId="0000009F" w15:done="0"/>
  <w15:commentEx w15:paraId="000000A0" w15:done="0"/>
  <w15:commentEx w15:paraId="000000A1" w15:paraIdParent="000000A0" w15:done="0"/>
  <w15:commentEx w15:paraId="000000A2" w15:done="0"/>
  <w15:commentEx w15:paraId="000000A3" w15:done="0"/>
  <w15:commentEx w15:paraId="000000A4" w15:done="0"/>
  <w15:commentEx w15:paraId="000000A5" w15:paraIdParent="000000A4" w15:done="0"/>
  <w15:commentEx w15:paraId="000000A6" w15:done="0"/>
  <w15:commentEx w15:paraId="000000A7" w15:done="0"/>
  <w15:commentEx w15:paraId="000000A8" w15:done="0"/>
  <w15:commentEx w15:paraId="000000A9" w15:done="0"/>
  <w15:commentEx w15:paraId="000000AA" w15:done="0"/>
  <w15:commentEx w15:paraId="000000AB" w15:done="0"/>
  <w15:commentEx w15:paraId="000000AD" w15:done="0"/>
  <w15:commentEx w15:paraId="000000AE" w15:done="0"/>
  <w15:commentEx w15:paraId="000000B0" w15:done="0"/>
  <w15:commentEx w15:paraId="000000B2" w15:done="0"/>
  <w15:commentEx w15:paraId="000000B7" w15:done="0"/>
  <w15:commentEx w15:paraId="000000B8" w15:done="0"/>
  <w15:commentEx w15:paraId="000000B9" w15:done="0"/>
  <w15:commentEx w15:paraId="000000BA" w15:done="0"/>
  <w15:commentEx w15:paraId="000000BB" w15:paraIdParent="000000BA" w15:done="0"/>
  <w15:commentEx w15:paraId="000000C0" w15:paraIdParent="000000BA" w15:done="0"/>
  <w15:commentEx w15:paraId="000000C1" w15:paraIdParent="000000BA" w15:done="0"/>
  <w15:commentEx w15:paraId="000000C2" w15:paraIdParent="000000BA" w15:done="0"/>
  <w15:commentEx w15:paraId="000000C3" w15:done="0"/>
  <w15:commentEx w15:paraId="000000C4" w15:done="0"/>
  <w15:commentEx w15:paraId="000000C5" w15:done="0"/>
  <w15:commentEx w15:paraId="000000C6" w15:paraIdParent="000000C5" w15:done="0"/>
  <w15:commentEx w15:paraId="000000C7" w15:done="0"/>
  <w15:commentEx w15:paraId="000000C9" w15:paraIdParent="000000C7" w15:done="0"/>
  <w15:commentEx w15:paraId="000000CA" w15:done="0"/>
  <w15:commentEx w15:paraId="000000CB" w15:done="0"/>
  <w15:commentEx w15:paraId="000000CC" w15:done="0"/>
  <w15:commentEx w15:paraId="000000CE" w15:done="0"/>
  <w15:commentEx w15:paraId="000000D1" w15:done="0"/>
  <w15:commentEx w15:paraId="000000D3" w15:paraIdParent="000000D1" w15:done="0"/>
  <w15:commentEx w15:paraId="000000D4" w15:done="0"/>
  <w15:commentEx w15:paraId="000000D5" w15:paraIdParent="000000D4" w15:done="0"/>
  <w15:commentEx w15:paraId="000000D6" w15:done="0"/>
  <w15:commentEx w15:paraId="000000D7" w15:done="0"/>
  <w15:commentEx w15:paraId="000000D8" w15:done="0"/>
  <w15:commentEx w15:paraId="000000D9" w15:done="0"/>
  <w15:commentEx w15:paraId="000000E0" w15:done="0"/>
  <w15:commentEx w15:paraId="000000E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nsolas"/>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2"/>
        <w:szCs w:val="22"/>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color w:val="000000"/>
      <w:sz w:val="24"/>
      <w:szCs w:val="24"/>
    </w:rPr>
  </w:style>
  <w:style w:type="paragraph" w:styleId="Heading2">
    <w:name w:val="heading 2"/>
    <w:basedOn w:val="Normal"/>
    <w:next w:val="Normal"/>
    <w:pPr>
      <w:keepNext w:val="1"/>
      <w:keepLines w:val="1"/>
      <w:spacing w:after="0" w:before="200" w:lineRule="auto"/>
    </w:pPr>
    <w:rPr>
      <w:b w:val="1"/>
      <w:color w:val="000000"/>
    </w:rPr>
  </w:style>
  <w:style w:type="paragraph" w:styleId="Heading3">
    <w:name w:val="heading 3"/>
    <w:basedOn w:val="Normal"/>
    <w:next w:val="Normal"/>
    <w:pPr>
      <w:keepNext w:val="1"/>
      <w:keepLines w:val="1"/>
      <w:spacing w:after="0" w:before="200" w:lineRule="auto"/>
    </w:pPr>
    <w:rPr>
      <w:i w:val="1"/>
      <w:color w:val="000000"/>
    </w:rPr>
  </w:style>
  <w:style w:type="paragraph" w:styleId="Heading4">
    <w:name w:val="heading 4"/>
    <w:basedOn w:val="Normal"/>
    <w:next w:val="Normal"/>
    <w:pPr>
      <w:keepNext w:val="1"/>
      <w:keepLines w:val="1"/>
      <w:spacing w:after="0" w:before="200" w:lineRule="auto"/>
    </w:pPr>
    <w:rPr>
      <w:i w:val="1"/>
      <w:color w:val="000000"/>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0" w:before="200" w:lineRule="auto"/>
    </w:pPr>
    <w:rPr>
      <w:b w:val="1"/>
      <w:color w:val="000000"/>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color w:val="000000"/>
      <w:sz w:val="24"/>
      <w:szCs w:val="24"/>
    </w:rPr>
  </w:style>
  <w:style w:type="paragraph" w:styleId="Heading2">
    <w:name w:val="heading 2"/>
    <w:basedOn w:val="Normal"/>
    <w:next w:val="Normal"/>
    <w:pPr>
      <w:keepNext w:val="1"/>
      <w:keepLines w:val="1"/>
      <w:spacing w:after="0" w:before="200" w:lineRule="auto"/>
    </w:pPr>
    <w:rPr>
      <w:b w:val="1"/>
      <w:color w:val="000000"/>
    </w:rPr>
  </w:style>
  <w:style w:type="paragraph" w:styleId="Heading3">
    <w:name w:val="heading 3"/>
    <w:basedOn w:val="Normal"/>
    <w:next w:val="Normal"/>
    <w:pPr>
      <w:keepNext w:val="1"/>
      <w:keepLines w:val="1"/>
      <w:spacing w:after="0" w:before="200" w:lineRule="auto"/>
    </w:pPr>
    <w:rPr>
      <w:i w:val="1"/>
      <w:color w:val="000000"/>
    </w:rPr>
  </w:style>
  <w:style w:type="paragraph" w:styleId="Heading4">
    <w:name w:val="heading 4"/>
    <w:basedOn w:val="Normal"/>
    <w:next w:val="Normal"/>
    <w:pPr>
      <w:keepNext w:val="1"/>
      <w:keepLines w:val="1"/>
      <w:spacing w:after="0" w:before="200" w:lineRule="auto"/>
    </w:pPr>
    <w:rPr>
      <w:i w:val="1"/>
      <w:color w:val="000000"/>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0" w:before="200" w:lineRule="auto"/>
    </w:pPr>
    <w:rPr>
      <w:b w:val="1"/>
      <w:color w:val="000000"/>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color w:val="000000"/>
      <w:sz w:val="24"/>
      <w:szCs w:val="24"/>
    </w:rPr>
  </w:style>
  <w:style w:type="paragraph" w:styleId="Heading2">
    <w:name w:val="heading 2"/>
    <w:basedOn w:val="Normal"/>
    <w:next w:val="Normal"/>
    <w:pPr>
      <w:keepNext w:val="1"/>
      <w:keepLines w:val="1"/>
      <w:spacing w:after="0" w:before="200" w:lineRule="auto"/>
    </w:pPr>
    <w:rPr>
      <w:b w:val="1"/>
      <w:color w:val="000000"/>
    </w:rPr>
  </w:style>
  <w:style w:type="paragraph" w:styleId="Heading3">
    <w:name w:val="heading 3"/>
    <w:basedOn w:val="Normal"/>
    <w:next w:val="Normal"/>
    <w:pPr>
      <w:keepNext w:val="1"/>
      <w:keepLines w:val="1"/>
      <w:spacing w:after="0" w:before="200" w:lineRule="auto"/>
    </w:pPr>
    <w:rPr>
      <w:i w:val="1"/>
      <w:color w:val="000000"/>
    </w:rPr>
  </w:style>
  <w:style w:type="paragraph" w:styleId="Heading4">
    <w:name w:val="heading 4"/>
    <w:basedOn w:val="Normal"/>
    <w:next w:val="Normal"/>
    <w:pPr>
      <w:keepNext w:val="1"/>
      <w:keepLines w:val="1"/>
      <w:spacing w:after="0" w:before="200" w:lineRule="auto"/>
    </w:pPr>
    <w:rPr>
      <w:i w:val="1"/>
      <w:color w:val="000000"/>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0" w:before="200" w:lineRule="auto"/>
    </w:pPr>
    <w:rPr>
      <w:b w:val="1"/>
      <w:color w:val="000000"/>
      <w:sz w:val="24"/>
      <w:szCs w:val="24"/>
    </w:rPr>
  </w:style>
  <w:style w:type="paragraph" w:styleId="Normal" w:default="1">
    <w:name w:val="Normal"/>
    <w:qFormat w:val="1"/>
    <w:rsid w:val="0029171D"/>
    <w:rPr>
      <w:rFonts w:ascii="Palatino Linotype" w:hAnsi="Palatino Linotype"/>
      <w:sz w:val="22"/>
      <w:szCs w:val="22"/>
    </w:rPr>
  </w:style>
  <w:style w:type="paragraph" w:styleId="Heading1">
    <w:name w:val="heading 1"/>
    <w:basedOn w:val="Normal"/>
    <w:next w:val="BodyText"/>
    <w:uiPriority w:val="9"/>
    <w:qFormat w:val="1"/>
    <w:rsid w:val="00536FDD"/>
    <w:pPr>
      <w:keepNext w:val="1"/>
      <w:keepLines w:val="1"/>
      <w:spacing w:after="0" w:before="480"/>
      <w:outlineLvl w:val="0"/>
    </w:pPr>
    <w:rPr>
      <w:rFonts w:cstheme="majorBidi" w:eastAsiaTheme="majorEastAsia"/>
      <w:b w:val="1"/>
      <w:bCs w:val="1"/>
      <w:color w:val="000000" w:themeColor="text1"/>
      <w:sz w:val="24"/>
      <w:szCs w:val="24"/>
    </w:rPr>
  </w:style>
  <w:style w:type="paragraph" w:styleId="Heading2">
    <w:name w:val="heading 2"/>
    <w:basedOn w:val="Normal"/>
    <w:next w:val="BodyText"/>
    <w:uiPriority w:val="9"/>
    <w:unhideWhenUsed w:val="1"/>
    <w:qFormat w:val="1"/>
    <w:rsid w:val="00ED0677"/>
    <w:pPr>
      <w:keepNext w:val="1"/>
      <w:keepLines w:val="1"/>
      <w:spacing w:after="0" w:before="200"/>
      <w:outlineLvl w:val="1"/>
    </w:pPr>
    <w:rPr>
      <w:rFonts w:cstheme="majorBidi" w:eastAsiaTheme="majorEastAsia"/>
      <w:b w:val="1"/>
      <w:bCs w:val="1"/>
      <w:color w:val="000000" w:themeColor="text1"/>
    </w:rPr>
  </w:style>
  <w:style w:type="paragraph" w:styleId="Heading3">
    <w:name w:val="heading 3"/>
    <w:basedOn w:val="Normal"/>
    <w:next w:val="BodyText"/>
    <w:uiPriority w:val="9"/>
    <w:unhideWhenUsed w:val="1"/>
    <w:qFormat w:val="1"/>
    <w:rsid w:val="00ED0677"/>
    <w:pPr>
      <w:keepNext w:val="1"/>
      <w:keepLines w:val="1"/>
      <w:spacing w:after="0" w:before="200"/>
      <w:outlineLvl w:val="2"/>
    </w:pPr>
    <w:rPr>
      <w:rFonts w:cstheme="majorBidi" w:eastAsiaTheme="majorEastAsia"/>
      <w:i w:val="1"/>
      <w:iCs w:val="1"/>
      <w:color w:val="000000" w:themeColor="text1"/>
    </w:rPr>
  </w:style>
  <w:style w:type="paragraph" w:styleId="Heading4">
    <w:name w:val="heading 4"/>
    <w:basedOn w:val="Normal"/>
    <w:next w:val="BodyText"/>
    <w:uiPriority w:val="9"/>
    <w:unhideWhenUsed w:val="1"/>
    <w:qFormat w:val="1"/>
    <w:rsid w:val="003B551E"/>
    <w:pPr>
      <w:keepNext w:val="1"/>
      <w:keepLines w:val="1"/>
      <w:spacing w:after="0" w:before="200"/>
      <w:outlineLvl w:val="3"/>
    </w:pPr>
    <w:rPr>
      <w:rFonts w:cstheme="majorBidi" w:eastAsiaTheme="majorEastAsia"/>
      <w:bCs w:val="1"/>
      <w:i w:val="1"/>
      <w:color w:val="000000" w:themeColor="text1"/>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qFormat w:val="1"/>
    <w:rsid w:val="0029171D"/>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rsid w:val="00052A4B"/>
    <w:pPr>
      <w:spacing w:after="48" w:afterLines="20" w:before="48" w:beforeLines="20"/>
    </w:pPr>
    <w:rPr>
      <w:rFonts w:ascii="Times" w:cs="Calibri" w:hAnsi="Times"/>
      <w:sz w:val="20"/>
      <w:szCs w:val="20"/>
    </w:rPr>
  </w:style>
  <w:style w:type="paragraph" w:styleId="Title">
    <w:name w:val="Title"/>
    <w:basedOn w:val="Heading2"/>
    <w:next w:val="BodyText"/>
    <w:qFormat w:val="1"/>
    <w:rsid w:val="003B551E"/>
    <w:rPr>
      <w:sz w:val="24"/>
      <w:szCs w:val="24"/>
    </w:rPr>
  </w:style>
  <w:style w:type="paragraph" w:styleId="Subtitle">
    <w:name w:val="Subtitle"/>
    <w:basedOn w:val="Title"/>
    <w:next w:val="BodyText"/>
    <w:qFormat w:val="1"/>
    <w:pPr>
      <w:spacing w:after="240" w:before="240"/>
      <w:jc w:val="center"/>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style>
  <w:style w:type="paragraph" w:styleId="Bibliography">
    <w:name w:val="Bibliography"/>
    <w:basedOn w:val="Normal"/>
    <w:qFormat w:val="1"/>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table" w:styleId="Table" w:customStyle="1">
    <w:name w:val="Table"/>
    <w:semiHidden w:val="1"/>
    <w:unhideWhenUsed w:val="1"/>
    <w:qFormat w:val="1"/>
    <w:tblPr>
      <w:tblInd w:w="0.0" w:type="dxa"/>
      <w:tblCellMar>
        <w:top w:w="0.0" w:type="dxa"/>
        <w:left w:w="108.0" w:type="dxa"/>
        <w:bottom w:w="0.0" w:type="dxa"/>
        <w:right w:w="108.0" w:type="dxa"/>
      </w:tblCellMar>
    </w:tbl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rFonts w:asciiTheme="majorHAnsi" w:hAnsiTheme="majorHAnsi"/>
      <w:b w:val="0"/>
      <w:bCs w:val="0"/>
      <w:color w:val="365f91" w:themeColor="accent1" w:themeShade="0000BF"/>
    </w:rPr>
  </w:style>
  <w:style w:type="paragraph" w:styleId="SourceCode" w:customStyle="1">
    <w:name w:val="Source Code"/>
    <w:basedOn w:val="Normal"/>
    <w:link w:val="VerbatimChar"/>
    <w:pPr>
      <w:shd w:color="auto" w:fill="f8f8f8" w:val="clear"/>
      <w:wordWrap w:val="0"/>
    </w:pPr>
  </w:style>
  <w:style w:type="character" w:styleId="KeywordTok" w:customStyle="1">
    <w:name w:val="KeywordTok"/>
    <w:basedOn w:val="VerbatimChar"/>
    <w:rPr>
      <w:rFonts w:ascii="Consolas" w:hAnsi="Consolas"/>
      <w:b w:val="1"/>
      <w:color w:val="204a87"/>
      <w:sz w:val="22"/>
      <w:shd w:color="auto" w:fill="f8f8f8" w:val="clear"/>
    </w:rPr>
  </w:style>
  <w:style w:type="character" w:styleId="DataTypeTok" w:customStyle="1">
    <w:name w:val="DataTypeTok"/>
    <w:basedOn w:val="VerbatimChar"/>
    <w:rPr>
      <w:rFonts w:ascii="Consolas" w:hAnsi="Consolas"/>
      <w:color w:val="204a87"/>
      <w:sz w:val="22"/>
      <w:shd w:color="auto" w:fill="f8f8f8" w:val="clear"/>
    </w:rPr>
  </w:style>
  <w:style w:type="character" w:styleId="DecValTok" w:customStyle="1">
    <w:name w:val="DecValTok"/>
    <w:basedOn w:val="VerbatimChar"/>
    <w:rPr>
      <w:rFonts w:ascii="Consolas" w:hAnsi="Consolas"/>
      <w:color w:val="0000cf"/>
      <w:sz w:val="22"/>
      <w:shd w:color="auto" w:fill="f8f8f8" w:val="clear"/>
    </w:rPr>
  </w:style>
  <w:style w:type="character" w:styleId="BaseNTok" w:customStyle="1">
    <w:name w:val="BaseNTok"/>
    <w:basedOn w:val="VerbatimChar"/>
    <w:rPr>
      <w:rFonts w:ascii="Consolas" w:hAnsi="Consolas"/>
      <w:color w:val="0000cf"/>
      <w:sz w:val="22"/>
      <w:shd w:color="auto" w:fill="f8f8f8" w:val="clear"/>
    </w:rPr>
  </w:style>
  <w:style w:type="character" w:styleId="FloatTok" w:customStyle="1">
    <w:name w:val="FloatTok"/>
    <w:basedOn w:val="VerbatimChar"/>
    <w:rPr>
      <w:rFonts w:ascii="Consolas" w:hAnsi="Consolas"/>
      <w:color w:val="0000cf"/>
      <w:sz w:val="22"/>
      <w:shd w:color="auto" w:fill="f8f8f8" w:val="clear"/>
    </w:rPr>
  </w:style>
  <w:style w:type="character" w:styleId="ConstantTok" w:customStyle="1">
    <w:name w:val="ConstantTok"/>
    <w:basedOn w:val="VerbatimChar"/>
    <w:rPr>
      <w:rFonts w:ascii="Consolas" w:hAnsi="Consolas"/>
      <w:color w:val="000000"/>
      <w:sz w:val="22"/>
      <w:shd w:color="auto" w:fill="f8f8f8" w:val="clear"/>
    </w:rPr>
  </w:style>
  <w:style w:type="character" w:styleId="CharTok" w:customStyle="1">
    <w:name w:val="CharTok"/>
    <w:basedOn w:val="VerbatimChar"/>
    <w:rPr>
      <w:rFonts w:ascii="Consolas" w:hAnsi="Consolas"/>
      <w:color w:val="4e9a06"/>
      <w:sz w:val="22"/>
      <w:shd w:color="auto" w:fill="f8f8f8" w:val="clear"/>
    </w:rPr>
  </w:style>
  <w:style w:type="character" w:styleId="SpecialCharTok" w:customStyle="1">
    <w:name w:val="SpecialCharTok"/>
    <w:basedOn w:val="VerbatimChar"/>
    <w:rPr>
      <w:rFonts w:ascii="Consolas" w:hAnsi="Consolas"/>
      <w:color w:val="000000"/>
      <w:sz w:val="22"/>
      <w:shd w:color="auto" w:fill="f8f8f8" w:val="clear"/>
    </w:rPr>
  </w:style>
  <w:style w:type="character" w:styleId="StringTok" w:customStyle="1">
    <w:name w:val="StringTok"/>
    <w:basedOn w:val="VerbatimChar"/>
    <w:rPr>
      <w:rFonts w:ascii="Consolas" w:hAnsi="Consolas"/>
      <w:color w:val="4e9a06"/>
      <w:sz w:val="22"/>
      <w:shd w:color="auto" w:fill="f8f8f8" w:val="clear"/>
    </w:rPr>
  </w:style>
  <w:style w:type="character" w:styleId="VerbatimStringTok" w:customStyle="1">
    <w:name w:val="VerbatimStringTok"/>
    <w:basedOn w:val="VerbatimChar"/>
    <w:rPr>
      <w:rFonts w:ascii="Consolas" w:hAnsi="Consolas"/>
      <w:color w:val="4e9a06"/>
      <w:sz w:val="22"/>
      <w:shd w:color="auto" w:fill="f8f8f8" w:val="clear"/>
    </w:rPr>
  </w:style>
  <w:style w:type="character" w:styleId="SpecialStringTok" w:customStyle="1">
    <w:name w:val="SpecialStringTok"/>
    <w:basedOn w:val="VerbatimChar"/>
    <w:rPr>
      <w:rFonts w:ascii="Consolas" w:hAnsi="Consolas"/>
      <w:color w:val="4e9a06"/>
      <w:sz w:val="22"/>
      <w:shd w:color="auto" w:fill="f8f8f8" w:val="clear"/>
    </w:rPr>
  </w:style>
  <w:style w:type="character" w:styleId="ImportTok" w:customStyle="1">
    <w:name w:val="ImportTok"/>
    <w:basedOn w:val="VerbatimChar"/>
    <w:rPr>
      <w:rFonts w:ascii="Consolas" w:hAnsi="Consolas"/>
      <w:sz w:val="22"/>
      <w:shd w:color="auto" w:fill="f8f8f8" w:val="clear"/>
    </w:rPr>
  </w:style>
  <w:style w:type="character" w:styleId="CommentTok" w:customStyle="1">
    <w:name w:val="CommentTok"/>
    <w:basedOn w:val="VerbatimChar"/>
    <w:rPr>
      <w:rFonts w:ascii="Consolas" w:hAnsi="Consolas"/>
      <w:i w:val="1"/>
      <w:color w:val="8f5902"/>
      <w:sz w:val="22"/>
      <w:shd w:color="auto" w:fill="f8f8f8" w:val="clear"/>
    </w:rPr>
  </w:style>
  <w:style w:type="character" w:styleId="DocumentationTok" w:customStyle="1">
    <w:name w:val="DocumentationTok"/>
    <w:basedOn w:val="VerbatimChar"/>
    <w:rPr>
      <w:rFonts w:ascii="Consolas" w:hAnsi="Consolas"/>
      <w:b w:val="1"/>
      <w:i w:val="1"/>
      <w:color w:val="8f5902"/>
      <w:sz w:val="22"/>
      <w:shd w:color="auto" w:fill="f8f8f8" w:val="clear"/>
    </w:rPr>
  </w:style>
  <w:style w:type="character" w:styleId="AnnotationTok" w:customStyle="1">
    <w:name w:val="AnnotationTok"/>
    <w:basedOn w:val="VerbatimChar"/>
    <w:rPr>
      <w:rFonts w:ascii="Consolas" w:hAnsi="Consolas"/>
      <w:b w:val="1"/>
      <w:i w:val="1"/>
      <w:color w:val="8f5902"/>
      <w:sz w:val="22"/>
      <w:shd w:color="auto" w:fill="f8f8f8" w:val="clear"/>
    </w:rPr>
  </w:style>
  <w:style w:type="character" w:styleId="CommentVarTok" w:customStyle="1">
    <w:name w:val="CommentVarTok"/>
    <w:basedOn w:val="VerbatimChar"/>
    <w:rPr>
      <w:rFonts w:ascii="Consolas" w:hAnsi="Consolas"/>
      <w:b w:val="1"/>
      <w:i w:val="1"/>
      <w:color w:val="8f5902"/>
      <w:sz w:val="22"/>
      <w:shd w:color="auto" w:fill="f8f8f8" w:val="clear"/>
    </w:rPr>
  </w:style>
  <w:style w:type="character" w:styleId="OtherTok" w:customStyle="1">
    <w:name w:val="OtherTok"/>
    <w:basedOn w:val="VerbatimChar"/>
    <w:rPr>
      <w:rFonts w:ascii="Consolas" w:hAnsi="Consolas"/>
      <w:color w:val="8f5902"/>
      <w:sz w:val="22"/>
      <w:shd w:color="auto" w:fill="f8f8f8" w:val="clear"/>
    </w:rPr>
  </w:style>
  <w:style w:type="character" w:styleId="FunctionTok" w:customStyle="1">
    <w:name w:val="FunctionTok"/>
    <w:basedOn w:val="VerbatimChar"/>
    <w:rPr>
      <w:rFonts w:ascii="Consolas" w:hAnsi="Consolas"/>
      <w:color w:val="000000"/>
      <w:sz w:val="22"/>
      <w:shd w:color="auto" w:fill="f8f8f8" w:val="clear"/>
    </w:rPr>
  </w:style>
  <w:style w:type="character" w:styleId="VariableTok" w:customStyle="1">
    <w:name w:val="VariableTok"/>
    <w:basedOn w:val="VerbatimChar"/>
    <w:rPr>
      <w:rFonts w:ascii="Consolas" w:hAnsi="Consolas"/>
      <w:color w:val="000000"/>
      <w:sz w:val="22"/>
      <w:shd w:color="auto" w:fill="f8f8f8" w:val="clear"/>
    </w:rPr>
  </w:style>
  <w:style w:type="character" w:styleId="ControlFlowTok" w:customStyle="1">
    <w:name w:val="ControlFlowTok"/>
    <w:basedOn w:val="VerbatimChar"/>
    <w:rPr>
      <w:rFonts w:ascii="Consolas" w:hAnsi="Consolas"/>
      <w:b w:val="1"/>
      <w:color w:val="204a87"/>
      <w:sz w:val="22"/>
      <w:shd w:color="auto" w:fill="f8f8f8" w:val="clear"/>
    </w:rPr>
  </w:style>
  <w:style w:type="character" w:styleId="OperatorTok" w:customStyle="1">
    <w:name w:val="OperatorTok"/>
    <w:basedOn w:val="VerbatimChar"/>
    <w:rPr>
      <w:rFonts w:ascii="Consolas" w:hAnsi="Consolas"/>
      <w:b w:val="1"/>
      <w:color w:val="ce5c00"/>
      <w:sz w:val="22"/>
      <w:shd w:color="auto" w:fill="f8f8f8" w:val="clear"/>
    </w:rPr>
  </w:style>
  <w:style w:type="character" w:styleId="BuiltInTok" w:customStyle="1">
    <w:name w:val="BuiltInTok"/>
    <w:basedOn w:val="VerbatimChar"/>
    <w:rPr>
      <w:rFonts w:ascii="Consolas" w:hAnsi="Consolas"/>
      <w:sz w:val="22"/>
      <w:shd w:color="auto" w:fill="f8f8f8" w:val="clear"/>
    </w:rPr>
  </w:style>
  <w:style w:type="character" w:styleId="ExtensionTok" w:customStyle="1">
    <w:name w:val="ExtensionTok"/>
    <w:basedOn w:val="VerbatimChar"/>
    <w:rPr>
      <w:rFonts w:ascii="Consolas" w:hAnsi="Consolas"/>
      <w:sz w:val="22"/>
      <w:shd w:color="auto" w:fill="f8f8f8" w:val="clear"/>
    </w:rPr>
  </w:style>
  <w:style w:type="character" w:styleId="PreprocessorTok" w:customStyle="1">
    <w:name w:val="PreprocessorTok"/>
    <w:basedOn w:val="VerbatimChar"/>
    <w:rPr>
      <w:rFonts w:ascii="Consolas" w:hAnsi="Consolas"/>
      <w:i w:val="1"/>
      <w:color w:val="8f5902"/>
      <w:sz w:val="22"/>
      <w:shd w:color="auto" w:fill="f8f8f8" w:val="clear"/>
    </w:rPr>
  </w:style>
  <w:style w:type="character" w:styleId="AttributeTok" w:customStyle="1">
    <w:name w:val="AttributeTok"/>
    <w:basedOn w:val="VerbatimChar"/>
    <w:rPr>
      <w:rFonts w:ascii="Consolas" w:hAnsi="Consolas"/>
      <w:color w:val="c4a000"/>
      <w:sz w:val="22"/>
      <w:shd w:color="auto" w:fill="f8f8f8" w:val="clear"/>
    </w:rPr>
  </w:style>
  <w:style w:type="character" w:styleId="RegionMarkerTok" w:customStyle="1">
    <w:name w:val="RegionMarkerTok"/>
    <w:basedOn w:val="VerbatimChar"/>
    <w:rPr>
      <w:rFonts w:ascii="Consolas" w:hAnsi="Consolas"/>
      <w:sz w:val="22"/>
      <w:shd w:color="auto" w:fill="f8f8f8" w:val="clear"/>
    </w:rPr>
  </w:style>
  <w:style w:type="character" w:styleId="InformationTok" w:customStyle="1">
    <w:name w:val="InformationTok"/>
    <w:basedOn w:val="VerbatimChar"/>
    <w:rPr>
      <w:rFonts w:ascii="Consolas" w:hAnsi="Consolas"/>
      <w:b w:val="1"/>
      <w:i w:val="1"/>
      <w:color w:val="8f5902"/>
      <w:sz w:val="22"/>
      <w:shd w:color="auto" w:fill="f8f8f8" w:val="clear"/>
    </w:rPr>
  </w:style>
  <w:style w:type="character" w:styleId="WarningTok" w:customStyle="1">
    <w:name w:val="WarningTok"/>
    <w:basedOn w:val="VerbatimChar"/>
    <w:rPr>
      <w:rFonts w:ascii="Consolas" w:hAnsi="Consolas"/>
      <w:b w:val="1"/>
      <w:i w:val="1"/>
      <w:color w:val="8f5902"/>
      <w:sz w:val="22"/>
      <w:shd w:color="auto" w:fill="f8f8f8" w:val="clear"/>
    </w:rPr>
  </w:style>
  <w:style w:type="character" w:styleId="AlertTok" w:customStyle="1">
    <w:name w:val="AlertTok"/>
    <w:basedOn w:val="VerbatimChar"/>
    <w:rPr>
      <w:rFonts w:ascii="Consolas" w:hAnsi="Consolas"/>
      <w:color w:val="ef2929"/>
      <w:sz w:val="22"/>
      <w:shd w:color="auto" w:fill="f8f8f8" w:val="clear"/>
    </w:rPr>
  </w:style>
  <w:style w:type="character" w:styleId="ErrorTok" w:customStyle="1">
    <w:name w:val="ErrorTok"/>
    <w:basedOn w:val="VerbatimChar"/>
    <w:rPr>
      <w:rFonts w:ascii="Consolas" w:hAnsi="Consolas"/>
      <w:b w:val="1"/>
      <w:color w:val="a40000"/>
      <w:sz w:val="22"/>
      <w:shd w:color="auto" w:fill="f8f8f8" w:val="clear"/>
    </w:rPr>
  </w:style>
  <w:style w:type="character" w:styleId="NormalTok" w:customStyle="1">
    <w:name w:val="NormalTok"/>
    <w:basedOn w:val="VerbatimChar"/>
    <w:rPr>
      <w:rFonts w:ascii="Consolas" w:hAnsi="Consolas"/>
      <w:sz w:val="22"/>
      <w:shd w:color="auto" w:fill="f8f8f8" w:val="clear"/>
    </w:rPr>
  </w:style>
  <w:style w:type="paragraph" w:styleId="BalloonText">
    <w:name w:val="Balloon Text"/>
    <w:basedOn w:val="Normal"/>
    <w:link w:val="BalloonTextChar"/>
    <w:semiHidden w:val="1"/>
    <w:unhideWhenUsed w:val="1"/>
    <w:rsid w:val="00C169C3"/>
    <w:pPr>
      <w:spacing w:after="0"/>
    </w:pPr>
    <w:rPr>
      <w:rFonts w:ascii="Times New Roman" w:cs="Times New Roman" w:hAnsi="Times New Roman"/>
      <w:sz w:val="18"/>
      <w:szCs w:val="18"/>
    </w:rPr>
  </w:style>
  <w:style w:type="character" w:styleId="BalloonTextChar" w:customStyle="1">
    <w:name w:val="Balloon Text Char"/>
    <w:basedOn w:val="DefaultParagraphFont"/>
    <w:link w:val="BalloonText"/>
    <w:semiHidden w:val="1"/>
    <w:rsid w:val="00C169C3"/>
    <w:rPr>
      <w:rFonts w:ascii="Times New Roman" w:cs="Times New Roman" w:hAnsi="Times New Roman"/>
      <w:sz w:val="18"/>
      <w:szCs w:val="18"/>
    </w:rPr>
  </w:style>
  <w:style w:type="paragraph" w:styleId="Subtitle">
    <w:name w:val="Subtitle"/>
    <w:basedOn w:val="Normal"/>
    <w:next w:val="Normal"/>
    <w:pPr>
      <w:keepNext w:val="1"/>
      <w:keepLines w:val="1"/>
      <w:spacing w:after="240" w:before="240" w:lineRule="auto"/>
      <w:jc w:val="center"/>
    </w:pPr>
    <w:rPr>
      <w:b w:val="1"/>
      <w:color w:val="000000"/>
      <w:sz w:val="30"/>
      <w:szCs w:val="3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spacing w:after="240" w:before="240" w:lineRule="auto"/>
      <w:jc w:val="center"/>
    </w:pPr>
    <w:rPr>
      <w:b w:val="1"/>
      <w:color w:val="000000"/>
      <w:sz w:val="30"/>
      <w:szCs w:val="30"/>
    </w:rPr>
  </w:style>
  <w:style w:type="paragraph" w:styleId="Subtitle">
    <w:name w:val="Subtitle"/>
    <w:basedOn w:val="Normal"/>
    <w:next w:val="Normal"/>
    <w:pPr>
      <w:keepNext w:val="1"/>
      <w:keepLines w:val="1"/>
      <w:spacing w:after="240" w:before="240" w:lineRule="auto"/>
      <w:jc w:val="center"/>
    </w:pPr>
    <w:rPr>
      <w:b w:val="1"/>
      <w:color w:val="000000"/>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EcoClimLab/growth_phenology/issues/58" TargetMode="External"/><Relationship Id="rId22" Type="http://schemas.openxmlformats.org/officeDocument/2006/relationships/image" Target="media/image2.png"/><Relationship Id="rId21" Type="http://schemas.openxmlformats.org/officeDocument/2006/relationships/hyperlink" Target="https://github.com/EcoClimLab/growth_phenology/issues/58" TargetMode="External"/><Relationship Id="rId24" Type="http://schemas.openxmlformats.org/officeDocument/2006/relationships/hyperlink" Target="https://github.com/EcoClimLab/growth_phenology/issues/57" TargetMode="External"/><Relationship Id="rId23" Type="http://schemas.openxmlformats.org/officeDocument/2006/relationships/hyperlink" Target="https://github.com/EcoClimLab/growth_phenology/issues/4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EcoClimLab/growth_phenology" TargetMode="External"/><Relationship Id="rId26" Type="http://schemas.openxmlformats.org/officeDocument/2006/relationships/hyperlink" Target="https://developers.google.com/earth-engine/datasets/catalog/MODIS_006_MCD12Q2#description" TargetMode="External"/><Relationship Id="rId25" Type="http://schemas.openxmlformats.org/officeDocument/2006/relationships/hyperlink" Target="https://github.com/EcoClimLab/growth_phenology/issues/56" TargetMode="External"/><Relationship Id="rId28" Type="http://schemas.openxmlformats.org/officeDocument/2006/relationships/hyperlink" Target="https://www.ncdc.noaa.gov/cdo-web/datasets/GHCND/stations/GHCND:USC00443229/detail" TargetMode="External"/><Relationship Id="rId27" Type="http://schemas.openxmlformats.org/officeDocument/2006/relationships/hyperlink" Target="https://forestgeo.github.io/Climat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mailto:teixeirak@si.edu"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doi.org/10.1111/gcb.15574" TargetMode="External"/><Relationship Id="rId30" Type="http://schemas.openxmlformats.org/officeDocument/2006/relationships/hyperlink" Target="https://doi.org/10.1088/1748-9326/abed01" TargetMode="External"/><Relationship Id="rId11" Type="http://schemas.openxmlformats.org/officeDocument/2006/relationships/hyperlink" Target="https://github.com/EcoClimLab/growth_phenology/issues/56" TargetMode="External"/><Relationship Id="rId33" Type="http://schemas.openxmlformats.org/officeDocument/2006/relationships/hyperlink" Target="https://doi.org/10.1007/978-94-015-7879-0" TargetMode="External"/><Relationship Id="rId10" Type="http://schemas.openxmlformats.org/officeDocument/2006/relationships/hyperlink" Target="mailto:teixeirak@si.edu" TargetMode="External"/><Relationship Id="rId32" Type="http://schemas.openxmlformats.org/officeDocument/2006/relationships/hyperlink" Target="https://doi.org/10.5067/MODIS/MCD12Q2.006" TargetMode="External"/><Relationship Id="rId13" Type="http://schemas.openxmlformats.org/officeDocument/2006/relationships/image" Target="media/image3.png"/><Relationship Id="rId12" Type="http://schemas.openxmlformats.org/officeDocument/2006/relationships/image" Target="media/image4.png"/><Relationship Id="rId34" Type="http://schemas.openxmlformats.org/officeDocument/2006/relationships/hyperlink" Target="https://doi.org/10.5281/ZENODO.4041609" TargetMode="External"/><Relationship Id="rId15" Type="http://schemas.openxmlformats.org/officeDocument/2006/relationships/image" Target="media/image1.png"/><Relationship Id="rId14" Type="http://schemas.openxmlformats.org/officeDocument/2006/relationships/hyperlink" Target="https://github.com/EcoClimLab/growth_phenology/issues/50" TargetMode="External"/><Relationship Id="rId17" Type="http://schemas.openxmlformats.org/officeDocument/2006/relationships/hyperlink" Target="https://github.com/EcoClimLab/growth_phenology/issues/58" TargetMode="External"/><Relationship Id="rId16" Type="http://schemas.openxmlformats.org/officeDocument/2006/relationships/hyperlink" Target="https://github.com/EcoClimLab/growth_phenology/issues/23" TargetMode="External"/><Relationship Id="rId19" Type="http://schemas.openxmlformats.org/officeDocument/2006/relationships/hyperlink" Target="https://github.com/EcoClimLab/growth_phenology/issues/58" TargetMode="External"/><Relationship Id="rId18" Type="http://schemas.openxmlformats.org/officeDocument/2006/relationships/hyperlink" Target="https://github.com/EcoClimLab/growth_phenology/issues/5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P22FLsRAeDOac5EBt27WHwvkpA==">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2021-04-30T20:36:12Z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